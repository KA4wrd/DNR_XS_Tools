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31A98" w14:textId="77777777" w:rsidR="00E12B1B" w:rsidRPr="00E12B1B" w:rsidRDefault="00432246" w:rsidP="00E12B1B">
      <w:pPr>
        <w:jc w:val="right"/>
      </w:pPr>
      <w:commentRangeStart w:id="0"/>
      <w:r>
        <w:rPr>
          <w:noProof/>
        </w:rPr>
        <w:drawing>
          <wp:inline distT="0" distB="0" distL="0" distR="0" wp14:anchorId="4D4564CF" wp14:editId="7A393848">
            <wp:extent cx="2645410" cy="549275"/>
            <wp:effectExtent l="0" t="0" r="2540" b="0"/>
            <wp:docPr id="1" name="Graphic 1" descr="Minnesota Department of Natural Resources logo"/>
            <wp:cNvGraphicFramePr/>
            <a:graphic xmlns:a="http://schemas.openxmlformats.org/drawingml/2006/main">
              <a:graphicData uri="http://schemas.openxmlformats.org/drawingml/2006/picture">
                <pic:pic xmlns:pic="http://schemas.openxmlformats.org/drawingml/2006/picture">
                  <pic:nvPicPr>
                    <pic:cNvPr id="1" name="Graphic 1" descr="Minnesota Department of Natural Resources logo"/>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t="1" b="-105328"/>
                    <a:stretch/>
                  </pic:blipFill>
                  <pic:spPr bwMode="auto">
                    <a:xfrm>
                      <a:off x="0" y="0"/>
                      <a:ext cx="2645410" cy="549275"/>
                    </a:xfrm>
                    <a:prstGeom prst="rect">
                      <a:avLst/>
                    </a:prstGeom>
                    <a:extLst>
                      <a:ext uri="{53640926-AAD7-44D8-BBD7-CCE9431645EC}">
                        <a14:shadowObscured xmlns:a14="http://schemas.microsoft.com/office/drawing/2010/main"/>
                      </a:ext>
                    </a:extLst>
                  </pic:spPr>
                </pic:pic>
              </a:graphicData>
            </a:graphic>
          </wp:inline>
        </w:drawing>
      </w:r>
    </w:p>
    <w:p w14:paraId="4C100605" w14:textId="5D39B6C3" w:rsidR="00E12B1B" w:rsidRPr="00E12B1B" w:rsidRDefault="00717977" w:rsidP="00E12B1B">
      <w:pPr>
        <w:pStyle w:val="Heading1"/>
      </w:pPr>
      <w:r>
        <w:t>DNR Groundwater Technical Analysis Cross Section Tool Instructions</w:t>
      </w:r>
    </w:p>
    <w:p w14:paraId="1DC3CEA0" w14:textId="567CAC92" w:rsidR="00E12B1B" w:rsidRPr="00E12B1B" w:rsidRDefault="00717977" w:rsidP="00E12B1B">
      <w:pPr>
        <w:pStyle w:val="ReportSubtitle"/>
      </w:pPr>
      <w:bookmarkStart w:id="1" w:name="_Toc477437899"/>
      <w:r>
        <w:t>ArcGIS Pro</w:t>
      </w:r>
    </w:p>
    <w:p w14:paraId="7BDA9DAC" w14:textId="7906F8A5" w:rsidR="00E12B1B" w:rsidRPr="00E12B1B" w:rsidRDefault="00936B03" w:rsidP="00E12B1B">
      <w:pPr>
        <w:pStyle w:val="ReportDate"/>
      </w:pPr>
      <w:r>
        <w:t>xx</w:t>
      </w:r>
      <w:r w:rsidR="00E12B1B" w:rsidRPr="00E12B1B">
        <w:t>/</w:t>
      </w:r>
      <w:r>
        <w:t>xx</w:t>
      </w:r>
      <w:r w:rsidR="00E12B1B" w:rsidRPr="00E12B1B">
        <w:t>/</w:t>
      </w:r>
      <w:r w:rsidR="00106C96">
        <w:t>2024</w:t>
      </w:r>
    </w:p>
    <w:bookmarkEnd w:id="1"/>
    <w:p w14:paraId="0CDFCF9D" w14:textId="77777777" w:rsidR="002F65C7" w:rsidRPr="00074A30" w:rsidRDefault="002F65C7" w:rsidP="002F65C7">
      <w:pPr>
        <w:sectPr w:rsidR="002F65C7" w:rsidRPr="00074A30" w:rsidSect="00074A30">
          <w:footerReference w:type="default" r:id="rId13"/>
          <w:footerReference w:type="first" r:id="rId14"/>
          <w:pgSz w:w="12240" w:h="15840" w:code="1"/>
          <w:pgMar w:top="1728" w:right="1080" w:bottom="1440" w:left="1080" w:header="0" w:footer="504" w:gutter="0"/>
          <w:cols w:space="720"/>
          <w:vAlign w:val="center"/>
          <w:titlePg/>
          <w:docGrid w:linePitch="326"/>
        </w:sectPr>
      </w:pPr>
    </w:p>
    <w:p w14:paraId="012C84E5" w14:textId="53E37E99" w:rsidR="00776DA1" w:rsidRPr="009C3E3D" w:rsidRDefault="00717977" w:rsidP="00776DA1">
      <w:pPr>
        <w:pStyle w:val="Heading2"/>
      </w:pPr>
      <w:bookmarkStart w:id="2" w:name="_Toc415858246"/>
      <w:r>
        <w:lastRenderedPageBreak/>
        <w:t>About</w:t>
      </w:r>
      <w:bookmarkEnd w:id="2"/>
    </w:p>
    <w:p w14:paraId="79F7E9A5" w14:textId="524BA8EE" w:rsidR="00CE5EAD" w:rsidRDefault="006646F1" w:rsidP="001E49D2">
      <w:r>
        <w:t>T</w:t>
      </w:r>
      <w:r w:rsidRPr="006646F1">
        <w:t>he cross sections created using this tool allow for visualization and comparison of well construction, well lithology, water level elevations, and pump settings</w:t>
      </w:r>
      <w:r>
        <w:t>. This tool</w:t>
      </w:r>
      <w:r w:rsidR="00CE5EAD">
        <w:t>box</w:t>
      </w:r>
      <w:r>
        <w:t xml:space="preserve"> has been constructed for use by DNR staff working on permit reviews and well interference investigations. The toolbox is meant to take the place of the DNR Groundwater Tool Add-In for ArcMap as the enterprise migrates to ArcGIS Pro. </w:t>
      </w:r>
      <w:r w:rsidR="00717977" w:rsidRPr="00717977">
        <w:t xml:space="preserve">Each tool and its use </w:t>
      </w:r>
      <w:r w:rsidR="00126573" w:rsidRPr="00717977">
        <w:t>are</w:t>
      </w:r>
      <w:r w:rsidR="00717977" w:rsidRPr="00717977">
        <w:t xml:space="preserve"> described below.</w:t>
      </w:r>
    </w:p>
    <w:p w14:paraId="36CB5BD9" w14:textId="77777777" w:rsidR="00CE5EAD" w:rsidRPr="00D970A5" w:rsidRDefault="00CE5EAD" w:rsidP="00CE5EAD">
      <w:pPr>
        <w:pStyle w:val="Heading3"/>
      </w:pPr>
      <w:bookmarkStart w:id="3" w:name="_Toc15862679"/>
      <w:r>
        <w:t>Disclaimers</w:t>
      </w:r>
      <w:bookmarkEnd w:id="3"/>
    </w:p>
    <w:p w14:paraId="328F65E1" w14:textId="48EB0CD4" w:rsidR="00CE5EAD" w:rsidRDefault="00CE5EAD" w:rsidP="00CE5EAD">
      <w:pPr>
        <w:pStyle w:val="ListParagraph"/>
      </w:pPr>
      <w:r w:rsidRPr="00F90704">
        <w:t xml:space="preserve">The cross sections created using this tool </w:t>
      </w:r>
      <w:r w:rsidR="007D0833">
        <w:t>use data</w:t>
      </w:r>
      <w:r w:rsidRPr="00F90704">
        <w:t xml:space="preserve"> from the County Well Index (CWI). The CWI database does contain errors and all information should be vetted prior to finalizing cross sections.</w:t>
      </w:r>
    </w:p>
    <w:p w14:paraId="044B5B0F" w14:textId="77777777" w:rsidR="000071AC" w:rsidRDefault="00047156" w:rsidP="000071AC">
      <w:pPr>
        <w:pStyle w:val="ListParagraph"/>
      </w:pPr>
      <w:r>
        <w:t xml:space="preserve">Data obtained from the CWI database contains </w:t>
      </w:r>
      <w:r w:rsidRPr="000071AC">
        <w:rPr>
          <w:b/>
          <w:bCs/>
        </w:rPr>
        <w:t>Non-public information</w:t>
      </w:r>
      <w:r>
        <w:t>.</w:t>
      </w:r>
    </w:p>
    <w:p w14:paraId="4C8FACA0" w14:textId="4E3EC395" w:rsidR="00047156" w:rsidRDefault="000071AC" w:rsidP="000071AC">
      <w:pPr>
        <w:pStyle w:val="ListParagraph"/>
        <w:numPr>
          <w:ilvl w:val="1"/>
          <w:numId w:val="5"/>
        </w:numPr>
      </w:pPr>
      <w:r w:rsidRPr="00363BA6">
        <w:t>Exact locations of public water supply wells - This includes all wells with the use codes MU, PC, PN, PP, and PS.</w:t>
      </w:r>
    </w:p>
    <w:p w14:paraId="359CFCCB" w14:textId="2828AF50" w:rsidR="00047156" w:rsidRPr="00F90704" w:rsidRDefault="00047156" w:rsidP="00047156">
      <w:pPr>
        <w:pStyle w:val="ListParagraph"/>
      </w:pPr>
      <w:r>
        <w:t>Cross-sections created using Unverified well locations are not suitable for all applications.</w:t>
      </w:r>
    </w:p>
    <w:p w14:paraId="42443E9B" w14:textId="1A1753CF" w:rsidR="00CE5EAD" w:rsidRPr="00F90704" w:rsidRDefault="00CE5EAD" w:rsidP="00CE5EAD">
      <w:pPr>
        <w:pStyle w:val="ListParagraph"/>
      </w:pPr>
      <w:r w:rsidRPr="00F90704">
        <w:t>All cross sections that include geologic or hydrogeologic interpretations are required to be developed under a Professional Geoscientist (PG).</w:t>
      </w:r>
    </w:p>
    <w:p w14:paraId="5634A335" w14:textId="6CDD1EEA" w:rsidR="00776DA1" w:rsidRDefault="00776DA1" w:rsidP="001E49D2">
      <w:r>
        <w:br w:type="page"/>
      </w:r>
    </w:p>
    <w:bookmarkStart w:id="4" w:name="_Toc68273182" w:displacedByCustomXml="next"/>
    <w:bookmarkStart w:id="5" w:name="_Toc68273093" w:displacedByCustomXml="next"/>
    <w:bookmarkStart w:id="6" w:name="_Toc71901637" w:displacedByCustomXml="next"/>
    <w:bookmarkStart w:id="7" w:name="_Toc2076298750" w:displacedByCustomXml="next"/>
    <w:sdt>
      <w:sdtPr>
        <w:rPr>
          <w:rFonts w:ascii="Calibri" w:eastAsia="Times New Roman" w:hAnsi="Calibri" w:cs="Times New Roman"/>
          <w:b w:val="0"/>
          <w:color w:val="auto"/>
          <w:sz w:val="22"/>
          <w:szCs w:val="22"/>
        </w:rPr>
        <w:id w:val="1774425546"/>
        <w:docPartObj>
          <w:docPartGallery w:val="Table of Contents"/>
          <w:docPartUnique/>
        </w:docPartObj>
      </w:sdtPr>
      <w:sdtContent>
        <w:p w14:paraId="7225B83D" w14:textId="77777777" w:rsidR="00F95213" w:rsidRDefault="00232CFB" w:rsidP="00DA4811">
          <w:pPr>
            <w:pStyle w:val="Heading2"/>
            <w:rPr>
              <w:noProof/>
            </w:rPr>
          </w:pPr>
          <w:r>
            <w:t>Contents</w:t>
          </w:r>
          <w:bookmarkEnd w:id="7"/>
          <w:bookmarkEnd w:id="6"/>
          <w:bookmarkEnd w:id="5"/>
          <w:commentRangeEnd w:id="0"/>
          <w:r>
            <w:rPr>
              <w:rStyle w:val="CommentReference"/>
            </w:rPr>
            <w:commentReference w:id="0"/>
          </w:r>
        </w:p>
        <w:p w14:paraId="2C19ECC7" w14:textId="52897594" w:rsidR="00F95213" w:rsidRDefault="4B6B5B9A">
          <w:pPr>
            <w:pStyle w:val="TOC2"/>
            <w:tabs>
              <w:tab w:val="right" w:leader="dot" w:pos="10080"/>
            </w:tabs>
            <w:rPr>
              <w:rStyle w:val="Hyperlink"/>
              <w:rFonts w:asciiTheme="minorHAnsi" w:eastAsiaTheme="majorEastAsia" w:hAnsiTheme="minorHAnsi" w:cstheme="majorBidi"/>
              <w:b/>
              <w:kern w:val="2"/>
              <w:sz w:val="32"/>
              <w:szCs w:val="32"/>
              <w:lang w:bidi="ar-SA"/>
            </w:rPr>
            <w:pPrChange w:id="8" w:author="Forward, Kelsey (DNR)" w:date="2024-06-27T16:05:00Z">
              <w:pPr/>
            </w:pPrChange>
          </w:pPr>
          <w:r>
            <w:fldChar w:fldCharType="begin"/>
          </w:r>
          <w:r w:rsidR="5A96A18D">
            <w:instrText>TOC \o "2-3" \h \z \u</w:instrText>
          </w:r>
          <w:r>
            <w:fldChar w:fldCharType="separate"/>
          </w:r>
          <w:r w:rsidR="00DD4745">
            <w:fldChar w:fldCharType="begin"/>
          </w:r>
          <w:r w:rsidR="00DD4745">
            <w:instrText>HYPERLINK \l "_Toc415858246" \h</w:instrText>
          </w:r>
          <w:r w:rsidR="00DD4745">
            <w:fldChar w:fldCharType="separate"/>
          </w:r>
          <w:r w:rsidRPr="4B6B5B9A">
            <w:rPr>
              <w:rStyle w:val="Hyperlink"/>
            </w:rPr>
            <w:t>About</w:t>
          </w:r>
          <w:ins w:id="9" w:author="Forward, Kelsey (DNR)" w:date="2024-06-27T16:05:00Z">
            <w:r w:rsidR="5A96A18D">
              <w:tab/>
            </w:r>
          </w:ins>
          <w:r w:rsidR="5A96A18D">
            <w:fldChar w:fldCharType="begin"/>
          </w:r>
          <w:r w:rsidR="5A96A18D">
            <w:instrText>PAGEREF _Toc415858246 \h</w:instrText>
          </w:r>
          <w:r w:rsidR="5A96A18D">
            <w:fldChar w:fldCharType="separate"/>
          </w:r>
          <w:r w:rsidRPr="4B6B5B9A">
            <w:rPr>
              <w:rStyle w:val="Hyperlink"/>
            </w:rPr>
            <w:t>1</w:t>
          </w:r>
          <w:r w:rsidR="5A96A18D">
            <w:fldChar w:fldCharType="end"/>
          </w:r>
          <w:r w:rsidR="00DD4745">
            <w:fldChar w:fldCharType="end"/>
          </w:r>
        </w:p>
        <w:p w14:paraId="799D686E" w14:textId="1357C7EC" w:rsidR="00F95213" w:rsidRDefault="00DD4745">
          <w:pPr>
            <w:pStyle w:val="TOC3"/>
            <w:tabs>
              <w:tab w:val="right" w:leader="dot" w:pos="10080"/>
            </w:tabs>
            <w:rPr>
              <w:rStyle w:val="Hyperlink"/>
              <w:kern w:val="2"/>
              <w:lang w:bidi="ar-SA"/>
            </w:rPr>
            <w:pPrChange w:id="10" w:author="Forward, Kelsey (DNR)" w:date="2024-06-27T16:05:00Z">
              <w:pPr/>
            </w:pPrChange>
          </w:pPr>
          <w:r>
            <w:fldChar w:fldCharType="begin"/>
          </w:r>
          <w:r>
            <w:instrText>HYPERLINK \l "_Toc15862679" \h</w:instrText>
          </w:r>
          <w:r>
            <w:fldChar w:fldCharType="separate"/>
          </w:r>
          <w:r w:rsidR="4B6B5B9A" w:rsidRPr="4B6B5B9A">
            <w:rPr>
              <w:rStyle w:val="Hyperlink"/>
            </w:rPr>
            <w:t>Disclaimers</w:t>
          </w:r>
          <w:ins w:id="11" w:author="Forward, Kelsey (DNR)" w:date="2024-06-27T16:05:00Z">
            <w:r w:rsidR="009263DB">
              <w:tab/>
            </w:r>
          </w:ins>
          <w:r w:rsidR="009263DB">
            <w:fldChar w:fldCharType="begin"/>
          </w:r>
          <w:r w:rsidR="009263DB">
            <w:instrText>PAGEREF _Toc15862679 \h</w:instrText>
          </w:r>
          <w:r w:rsidR="009263DB">
            <w:fldChar w:fldCharType="separate"/>
          </w:r>
          <w:r w:rsidR="4B6B5B9A" w:rsidRPr="4B6B5B9A">
            <w:rPr>
              <w:rStyle w:val="Hyperlink"/>
            </w:rPr>
            <w:t>2</w:t>
          </w:r>
          <w:r w:rsidR="009263DB">
            <w:fldChar w:fldCharType="end"/>
          </w:r>
          <w:r>
            <w:fldChar w:fldCharType="end"/>
          </w:r>
        </w:p>
        <w:p w14:paraId="26BC3182" w14:textId="573C0236" w:rsidR="00F95213" w:rsidRDefault="00DD4745">
          <w:pPr>
            <w:pStyle w:val="TOC2"/>
            <w:tabs>
              <w:tab w:val="right" w:leader="dot" w:pos="10080"/>
            </w:tabs>
            <w:rPr>
              <w:rStyle w:val="Hyperlink"/>
              <w:kern w:val="2"/>
              <w:lang w:bidi="ar-SA"/>
            </w:rPr>
            <w:pPrChange w:id="12" w:author="Forward, Kelsey (DNR)" w:date="2024-06-27T16:05:00Z">
              <w:pPr/>
            </w:pPrChange>
          </w:pPr>
          <w:r>
            <w:fldChar w:fldCharType="begin"/>
          </w:r>
          <w:r>
            <w:instrText>HYPERLINK \l "_Toc2076298750" \h</w:instrText>
          </w:r>
          <w:r>
            <w:fldChar w:fldCharType="separate"/>
          </w:r>
          <w:r w:rsidR="4B6B5B9A" w:rsidRPr="4B6B5B9A">
            <w:rPr>
              <w:rStyle w:val="Hyperlink"/>
            </w:rPr>
            <w:t>Contents</w:t>
          </w:r>
          <w:ins w:id="13" w:author="Forward, Kelsey (DNR)" w:date="2024-06-27T16:05:00Z">
            <w:r w:rsidR="009263DB">
              <w:tab/>
            </w:r>
          </w:ins>
          <w:r w:rsidR="009263DB">
            <w:fldChar w:fldCharType="begin"/>
          </w:r>
          <w:r w:rsidR="009263DB">
            <w:instrText>PAGEREF _Toc2076298750 \h</w:instrText>
          </w:r>
          <w:r w:rsidR="009263DB">
            <w:fldChar w:fldCharType="separate"/>
          </w:r>
          <w:r w:rsidR="4B6B5B9A" w:rsidRPr="4B6B5B9A">
            <w:rPr>
              <w:rStyle w:val="Hyperlink"/>
            </w:rPr>
            <w:t>2</w:t>
          </w:r>
          <w:r w:rsidR="009263DB">
            <w:fldChar w:fldCharType="end"/>
          </w:r>
          <w:r>
            <w:fldChar w:fldCharType="end"/>
          </w:r>
        </w:p>
        <w:p w14:paraId="1CC41149" w14:textId="67783722" w:rsidR="00F95213" w:rsidRDefault="00DD4745">
          <w:pPr>
            <w:pStyle w:val="TOC2"/>
            <w:tabs>
              <w:tab w:val="right" w:leader="dot" w:pos="10080"/>
            </w:tabs>
            <w:rPr>
              <w:rStyle w:val="Hyperlink"/>
              <w:kern w:val="2"/>
              <w:lang w:bidi="ar-SA"/>
            </w:rPr>
            <w:pPrChange w:id="14" w:author="Forward, Kelsey (DNR)" w:date="2024-06-27T16:05:00Z">
              <w:pPr/>
            </w:pPrChange>
          </w:pPr>
          <w:r>
            <w:fldChar w:fldCharType="begin"/>
          </w:r>
          <w:r>
            <w:instrText>HYPERLINK \l "_Toc200821374" \h</w:instrText>
          </w:r>
          <w:r>
            <w:fldChar w:fldCharType="separate"/>
          </w:r>
          <w:r w:rsidR="4B6B5B9A" w:rsidRPr="4B6B5B9A">
            <w:rPr>
              <w:rStyle w:val="Hyperlink"/>
            </w:rPr>
            <w:t>Versioning and Extensions</w:t>
          </w:r>
          <w:ins w:id="15" w:author="Forward, Kelsey (DNR)" w:date="2024-06-27T16:05:00Z">
            <w:r w:rsidR="009263DB">
              <w:tab/>
            </w:r>
          </w:ins>
          <w:r w:rsidR="009263DB">
            <w:fldChar w:fldCharType="begin"/>
          </w:r>
          <w:r w:rsidR="009263DB">
            <w:instrText>PAGEREF _Toc200821374 \h</w:instrText>
          </w:r>
          <w:r w:rsidR="009263DB">
            <w:fldChar w:fldCharType="separate"/>
          </w:r>
          <w:r w:rsidR="4B6B5B9A" w:rsidRPr="4B6B5B9A">
            <w:rPr>
              <w:rStyle w:val="Hyperlink"/>
            </w:rPr>
            <w:t>3</w:t>
          </w:r>
          <w:r w:rsidR="009263DB">
            <w:fldChar w:fldCharType="end"/>
          </w:r>
          <w:r>
            <w:fldChar w:fldCharType="end"/>
          </w:r>
        </w:p>
        <w:p w14:paraId="28D7D4D1" w14:textId="1C458E70" w:rsidR="00F95213" w:rsidRDefault="00DD4745">
          <w:pPr>
            <w:pStyle w:val="TOC2"/>
            <w:tabs>
              <w:tab w:val="right" w:leader="dot" w:pos="10080"/>
            </w:tabs>
            <w:rPr>
              <w:rStyle w:val="Hyperlink"/>
              <w:kern w:val="2"/>
              <w:lang w:bidi="ar-SA"/>
            </w:rPr>
            <w:pPrChange w:id="16" w:author="Forward, Kelsey (DNR)" w:date="2024-06-27T16:05:00Z">
              <w:pPr/>
            </w:pPrChange>
          </w:pPr>
          <w:r>
            <w:fldChar w:fldCharType="begin"/>
          </w:r>
          <w:r>
            <w:instrText>HYPERLINK \l "_Toc1179072108" \h</w:instrText>
          </w:r>
          <w:r>
            <w:fldChar w:fldCharType="separate"/>
          </w:r>
          <w:r w:rsidR="4B6B5B9A" w:rsidRPr="4B6B5B9A">
            <w:rPr>
              <w:rStyle w:val="Hyperlink"/>
            </w:rPr>
            <w:t>Starting A New Project</w:t>
          </w:r>
          <w:ins w:id="17" w:author="Forward, Kelsey (DNR)" w:date="2024-06-27T16:05:00Z">
            <w:r w:rsidR="009263DB">
              <w:tab/>
            </w:r>
          </w:ins>
          <w:r w:rsidR="009263DB">
            <w:fldChar w:fldCharType="begin"/>
          </w:r>
          <w:r w:rsidR="009263DB">
            <w:instrText>PAGEREF _Toc1179072108 \h</w:instrText>
          </w:r>
          <w:r w:rsidR="009263DB">
            <w:fldChar w:fldCharType="separate"/>
          </w:r>
          <w:r w:rsidR="4B6B5B9A" w:rsidRPr="4B6B5B9A">
            <w:rPr>
              <w:rStyle w:val="Hyperlink"/>
            </w:rPr>
            <w:t>4</w:t>
          </w:r>
          <w:r w:rsidR="009263DB">
            <w:fldChar w:fldCharType="end"/>
          </w:r>
          <w:r>
            <w:fldChar w:fldCharType="end"/>
          </w:r>
        </w:p>
        <w:p w14:paraId="7B0C31B6" w14:textId="32359AB1" w:rsidR="00F95213" w:rsidRDefault="00DD4745">
          <w:pPr>
            <w:pStyle w:val="TOC3"/>
            <w:tabs>
              <w:tab w:val="right" w:leader="dot" w:pos="10080"/>
            </w:tabs>
            <w:rPr>
              <w:rStyle w:val="Hyperlink"/>
              <w:kern w:val="2"/>
              <w:lang w:bidi="ar-SA"/>
            </w:rPr>
            <w:pPrChange w:id="18" w:author="Forward, Kelsey (DNR)" w:date="2024-06-27T16:05:00Z">
              <w:pPr/>
            </w:pPrChange>
          </w:pPr>
          <w:r>
            <w:fldChar w:fldCharType="begin"/>
          </w:r>
          <w:r>
            <w:instrText>HYPERLINK \l "_Toc616420996" \h</w:instrText>
          </w:r>
          <w:r>
            <w:fldChar w:fldCharType="separate"/>
          </w:r>
          <w:r w:rsidR="4B6B5B9A" w:rsidRPr="4B6B5B9A">
            <w:rPr>
              <w:rStyle w:val="Hyperlink"/>
            </w:rPr>
            <w:t>Add the DNR Cross Section Toolbox to ArcGIS Pro</w:t>
          </w:r>
          <w:ins w:id="19" w:author="Forward, Kelsey (DNR)" w:date="2024-06-27T16:05:00Z">
            <w:r w:rsidR="009263DB">
              <w:tab/>
            </w:r>
          </w:ins>
          <w:r w:rsidR="009263DB">
            <w:fldChar w:fldCharType="begin"/>
          </w:r>
          <w:r w:rsidR="009263DB">
            <w:instrText>PAGEREF _Toc616420996 \h</w:instrText>
          </w:r>
          <w:r w:rsidR="009263DB">
            <w:fldChar w:fldCharType="separate"/>
          </w:r>
          <w:r w:rsidR="4B6B5B9A" w:rsidRPr="4B6B5B9A">
            <w:rPr>
              <w:rStyle w:val="Hyperlink"/>
            </w:rPr>
            <w:t>5</w:t>
          </w:r>
          <w:r w:rsidR="009263DB">
            <w:fldChar w:fldCharType="end"/>
          </w:r>
          <w:r>
            <w:fldChar w:fldCharType="end"/>
          </w:r>
        </w:p>
        <w:p w14:paraId="1DDC0084" w14:textId="65B65300" w:rsidR="00F95213" w:rsidRDefault="00DD4745">
          <w:pPr>
            <w:pStyle w:val="TOC3"/>
            <w:tabs>
              <w:tab w:val="right" w:leader="dot" w:pos="10080"/>
            </w:tabs>
            <w:rPr>
              <w:rStyle w:val="Hyperlink"/>
              <w:kern w:val="2"/>
              <w:lang w:bidi="ar-SA"/>
            </w:rPr>
            <w:pPrChange w:id="20" w:author="Forward, Kelsey (DNR)" w:date="2024-06-27T16:05:00Z">
              <w:pPr/>
            </w:pPrChange>
          </w:pPr>
          <w:r>
            <w:fldChar w:fldCharType="begin"/>
          </w:r>
          <w:r>
            <w:instrText>HYPERLINK \l "_Toc2059111428" \h</w:instrText>
          </w:r>
          <w:r>
            <w:fldChar w:fldCharType="separate"/>
          </w:r>
          <w:r w:rsidR="4B6B5B9A" w:rsidRPr="4B6B5B9A">
            <w:rPr>
              <w:rStyle w:val="Hyperlink"/>
            </w:rPr>
            <w:t>Style Files</w:t>
          </w:r>
          <w:ins w:id="21" w:author="Forward, Kelsey (DNR)" w:date="2024-06-27T16:05:00Z">
            <w:r w:rsidR="009263DB">
              <w:tab/>
            </w:r>
          </w:ins>
          <w:r w:rsidR="009263DB">
            <w:fldChar w:fldCharType="begin"/>
          </w:r>
          <w:r w:rsidR="009263DB">
            <w:instrText>PAGEREF _Toc2059111428 \h</w:instrText>
          </w:r>
          <w:r w:rsidR="009263DB">
            <w:fldChar w:fldCharType="separate"/>
          </w:r>
          <w:r w:rsidR="4B6B5B9A" w:rsidRPr="4B6B5B9A">
            <w:rPr>
              <w:rStyle w:val="Hyperlink"/>
            </w:rPr>
            <w:t>7</w:t>
          </w:r>
          <w:r w:rsidR="009263DB">
            <w:fldChar w:fldCharType="end"/>
          </w:r>
          <w:r>
            <w:fldChar w:fldCharType="end"/>
          </w:r>
        </w:p>
        <w:p w14:paraId="1C0C82ED" w14:textId="2667E535" w:rsidR="00F95213" w:rsidRDefault="00DD4745">
          <w:pPr>
            <w:pStyle w:val="TOC2"/>
            <w:tabs>
              <w:tab w:val="right" w:leader="dot" w:pos="10080"/>
            </w:tabs>
            <w:rPr>
              <w:rStyle w:val="Hyperlink"/>
              <w:kern w:val="2"/>
              <w:lang w:bidi="ar-SA"/>
            </w:rPr>
            <w:pPrChange w:id="22" w:author="Forward, Kelsey (DNR)" w:date="2024-06-27T16:05:00Z">
              <w:pPr/>
            </w:pPrChange>
          </w:pPr>
          <w:r>
            <w:fldChar w:fldCharType="begin"/>
          </w:r>
          <w:r>
            <w:instrText>HYPERLINK \l "_Toc812732217" \h</w:instrText>
          </w:r>
          <w:r>
            <w:fldChar w:fldCharType="separate"/>
          </w:r>
          <w:r w:rsidR="4B6B5B9A" w:rsidRPr="4B6B5B9A">
            <w:rPr>
              <w:rStyle w:val="Hyperlink"/>
            </w:rPr>
            <w:t>Sourcing Your Data</w:t>
          </w:r>
          <w:ins w:id="23" w:author="Forward, Kelsey (DNR)" w:date="2024-06-27T16:05:00Z">
            <w:r w:rsidR="009263DB">
              <w:tab/>
            </w:r>
          </w:ins>
          <w:r w:rsidR="009263DB">
            <w:fldChar w:fldCharType="begin"/>
          </w:r>
          <w:r w:rsidR="009263DB">
            <w:instrText>PAGEREF _Toc812732217 \h</w:instrText>
          </w:r>
          <w:r w:rsidR="009263DB">
            <w:fldChar w:fldCharType="separate"/>
          </w:r>
          <w:r w:rsidR="4B6B5B9A" w:rsidRPr="4B6B5B9A">
            <w:rPr>
              <w:rStyle w:val="Hyperlink"/>
            </w:rPr>
            <w:t>7</w:t>
          </w:r>
          <w:r w:rsidR="009263DB">
            <w:fldChar w:fldCharType="end"/>
          </w:r>
          <w:r>
            <w:fldChar w:fldCharType="end"/>
          </w:r>
        </w:p>
        <w:p w14:paraId="27076FB4" w14:textId="02388223" w:rsidR="00F95213" w:rsidRDefault="00DD4745">
          <w:pPr>
            <w:pStyle w:val="TOC3"/>
            <w:tabs>
              <w:tab w:val="right" w:leader="dot" w:pos="10080"/>
            </w:tabs>
            <w:rPr>
              <w:rStyle w:val="Hyperlink"/>
              <w:kern w:val="2"/>
              <w:lang w:bidi="ar-SA"/>
            </w:rPr>
            <w:pPrChange w:id="24" w:author="Forward, Kelsey (DNR)" w:date="2024-06-27T16:05:00Z">
              <w:pPr/>
            </w:pPrChange>
          </w:pPr>
          <w:r>
            <w:fldChar w:fldCharType="begin"/>
          </w:r>
          <w:r>
            <w:instrText>HYPERLINK \l "_Toc1436366706" \h</w:instrText>
          </w:r>
          <w:r>
            <w:fldChar w:fldCharType="separate"/>
          </w:r>
          <w:r w:rsidR="4B6B5B9A" w:rsidRPr="4B6B5B9A">
            <w:rPr>
              <w:rStyle w:val="Hyperlink"/>
            </w:rPr>
            <w:t>CWI Database</w:t>
          </w:r>
          <w:ins w:id="25" w:author="Forward, Kelsey (DNR)" w:date="2024-06-27T16:05:00Z">
            <w:r w:rsidR="009263DB">
              <w:tab/>
            </w:r>
          </w:ins>
          <w:r w:rsidR="009263DB">
            <w:fldChar w:fldCharType="begin"/>
          </w:r>
          <w:r w:rsidR="009263DB">
            <w:instrText>PAGEREF _Toc1436366706 \h</w:instrText>
          </w:r>
          <w:r w:rsidR="009263DB">
            <w:fldChar w:fldCharType="separate"/>
          </w:r>
          <w:r w:rsidR="4B6B5B9A" w:rsidRPr="4B6B5B9A">
            <w:rPr>
              <w:rStyle w:val="Hyperlink"/>
            </w:rPr>
            <w:t>7</w:t>
          </w:r>
          <w:r w:rsidR="009263DB">
            <w:fldChar w:fldCharType="end"/>
          </w:r>
          <w:r>
            <w:fldChar w:fldCharType="end"/>
          </w:r>
        </w:p>
        <w:p w14:paraId="6355094E" w14:textId="70E6C91A" w:rsidR="00F95213" w:rsidRDefault="00DD4745">
          <w:pPr>
            <w:pStyle w:val="TOC3"/>
            <w:tabs>
              <w:tab w:val="right" w:leader="dot" w:pos="10080"/>
            </w:tabs>
            <w:rPr>
              <w:rStyle w:val="Hyperlink"/>
              <w:kern w:val="2"/>
              <w:lang w:bidi="ar-SA"/>
            </w:rPr>
            <w:pPrChange w:id="26" w:author="Forward, Kelsey (DNR)" w:date="2024-06-27T16:05:00Z">
              <w:pPr/>
            </w:pPrChange>
          </w:pPr>
          <w:r>
            <w:fldChar w:fldCharType="begin"/>
          </w:r>
          <w:r>
            <w:instrText>HYPERLINK \l "_Toc98357150" \h</w:instrText>
          </w:r>
          <w:r>
            <w:fldChar w:fldCharType="separate"/>
          </w:r>
          <w:r w:rsidR="4B6B5B9A" w:rsidRPr="4B6B5B9A">
            <w:rPr>
              <w:rStyle w:val="Hyperlink"/>
            </w:rPr>
            <w:t>DEM rasters</w:t>
          </w:r>
          <w:ins w:id="27" w:author="Forward, Kelsey (DNR)" w:date="2024-06-27T16:05:00Z">
            <w:r w:rsidR="009263DB">
              <w:tab/>
            </w:r>
          </w:ins>
          <w:r w:rsidR="009263DB">
            <w:fldChar w:fldCharType="begin"/>
          </w:r>
          <w:r w:rsidR="009263DB">
            <w:instrText>PAGEREF _Toc98357150 \h</w:instrText>
          </w:r>
          <w:r w:rsidR="009263DB">
            <w:fldChar w:fldCharType="separate"/>
          </w:r>
          <w:r w:rsidR="4B6B5B9A" w:rsidRPr="4B6B5B9A">
            <w:rPr>
              <w:rStyle w:val="Hyperlink"/>
            </w:rPr>
            <w:t>8</w:t>
          </w:r>
          <w:r w:rsidR="009263DB">
            <w:fldChar w:fldCharType="end"/>
          </w:r>
          <w:r>
            <w:fldChar w:fldCharType="end"/>
          </w:r>
        </w:p>
        <w:p w14:paraId="5052E906" w14:textId="7B3379D5" w:rsidR="00F95213" w:rsidRDefault="00DD4745">
          <w:pPr>
            <w:pStyle w:val="TOC3"/>
            <w:tabs>
              <w:tab w:val="right" w:leader="dot" w:pos="10080"/>
            </w:tabs>
            <w:rPr>
              <w:rStyle w:val="Hyperlink"/>
              <w:kern w:val="2"/>
              <w:lang w:bidi="ar-SA"/>
            </w:rPr>
            <w:pPrChange w:id="28" w:author="Forward, Kelsey (DNR)" w:date="2024-06-27T16:05:00Z">
              <w:pPr/>
            </w:pPrChange>
          </w:pPr>
          <w:r>
            <w:fldChar w:fldCharType="begin"/>
          </w:r>
          <w:r>
            <w:instrText>HYPERLINK \l "_Toc11782469" \h</w:instrText>
          </w:r>
          <w:r>
            <w:fldChar w:fldCharType="separate"/>
          </w:r>
          <w:r w:rsidR="4B6B5B9A" w:rsidRPr="4B6B5B9A">
            <w:rPr>
              <w:rStyle w:val="Hyperlink"/>
            </w:rPr>
            <w:t>Storing Your Data</w:t>
          </w:r>
          <w:ins w:id="29" w:author="Forward, Kelsey (DNR)" w:date="2024-06-27T16:05:00Z">
            <w:r w:rsidR="009263DB">
              <w:tab/>
            </w:r>
          </w:ins>
          <w:r w:rsidR="009263DB">
            <w:fldChar w:fldCharType="begin"/>
          </w:r>
          <w:r w:rsidR="009263DB">
            <w:instrText>PAGEREF _Toc11782469 \h</w:instrText>
          </w:r>
          <w:r w:rsidR="009263DB">
            <w:fldChar w:fldCharType="separate"/>
          </w:r>
          <w:r w:rsidR="4B6B5B9A" w:rsidRPr="4B6B5B9A">
            <w:rPr>
              <w:rStyle w:val="Hyperlink"/>
            </w:rPr>
            <w:t>8</w:t>
          </w:r>
          <w:r w:rsidR="009263DB">
            <w:fldChar w:fldCharType="end"/>
          </w:r>
          <w:r>
            <w:fldChar w:fldCharType="end"/>
          </w:r>
        </w:p>
        <w:p w14:paraId="17C27668" w14:textId="7D5A31A1" w:rsidR="00F95213" w:rsidRDefault="00DD4745">
          <w:pPr>
            <w:pStyle w:val="TOC3"/>
            <w:tabs>
              <w:tab w:val="right" w:leader="dot" w:pos="10080"/>
            </w:tabs>
            <w:rPr>
              <w:rStyle w:val="Hyperlink"/>
              <w:kern w:val="2"/>
              <w:lang w:bidi="ar-SA"/>
            </w:rPr>
            <w:pPrChange w:id="30" w:author="Forward, Kelsey (DNR)" w:date="2024-06-27T16:05:00Z">
              <w:pPr/>
            </w:pPrChange>
          </w:pPr>
          <w:r>
            <w:fldChar w:fldCharType="begin"/>
          </w:r>
          <w:r>
            <w:instrText>HYPERLINK \l "_Toc791535795" \h</w:instrText>
          </w:r>
          <w:r>
            <w:fldChar w:fldCharType="separate"/>
          </w:r>
          <w:r w:rsidR="4B6B5B9A" w:rsidRPr="4B6B5B9A">
            <w:rPr>
              <w:rStyle w:val="Hyperlink"/>
            </w:rPr>
            <w:t>Cross Section Traces</w:t>
          </w:r>
          <w:ins w:id="31" w:author="Forward, Kelsey (DNR)" w:date="2024-06-27T16:05:00Z">
            <w:r w:rsidR="009263DB">
              <w:tab/>
            </w:r>
          </w:ins>
          <w:r w:rsidR="009263DB">
            <w:fldChar w:fldCharType="begin"/>
          </w:r>
          <w:r w:rsidR="009263DB">
            <w:instrText>PAGEREF _Toc791535795 \h</w:instrText>
          </w:r>
          <w:r w:rsidR="009263DB">
            <w:fldChar w:fldCharType="separate"/>
          </w:r>
          <w:r w:rsidR="4B6B5B9A" w:rsidRPr="4B6B5B9A">
            <w:rPr>
              <w:rStyle w:val="Hyperlink"/>
            </w:rPr>
            <w:t>9</w:t>
          </w:r>
          <w:r w:rsidR="009263DB">
            <w:fldChar w:fldCharType="end"/>
          </w:r>
          <w:r>
            <w:fldChar w:fldCharType="end"/>
          </w:r>
        </w:p>
        <w:p w14:paraId="1A45247D" w14:textId="617415BD" w:rsidR="00F95213" w:rsidRDefault="00DD4745">
          <w:pPr>
            <w:pStyle w:val="TOC2"/>
            <w:tabs>
              <w:tab w:val="right" w:leader="dot" w:pos="10080"/>
            </w:tabs>
            <w:rPr>
              <w:rStyle w:val="Hyperlink"/>
              <w:kern w:val="2"/>
              <w:lang w:bidi="ar-SA"/>
            </w:rPr>
            <w:pPrChange w:id="32" w:author="Forward, Kelsey (DNR)" w:date="2024-06-27T16:05:00Z">
              <w:pPr/>
            </w:pPrChange>
          </w:pPr>
          <w:r>
            <w:fldChar w:fldCharType="begin"/>
          </w:r>
          <w:r>
            <w:instrText>HYPERLINK \l "_Toc826139396" \h</w:instrText>
          </w:r>
          <w:r>
            <w:fldChar w:fldCharType="separate"/>
          </w:r>
          <w:r w:rsidR="4B6B5B9A" w:rsidRPr="4B6B5B9A">
            <w:rPr>
              <w:rStyle w:val="Hyperlink"/>
            </w:rPr>
            <w:t>Using the Toolbox</w:t>
          </w:r>
          <w:ins w:id="33" w:author="Forward, Kelsey (DNR)" w:date="2024-06-27T16:05:00Z">
            <w:r w:rsidR="009263DB">
              <w:tab/>
            </w:r>
          </w:ins>
          <w:r w:rsidR="009263DB">
            <w:fldChar w:fldCharType="begin"/>
          </w:r>
          <w:r w:rsidR="009263DB">
            <w:instrText>PAGEREF _Toc826139396 \h</w:instrText>
          </w:r>
          <w:r w:rsidR="009263DB">
            <w:fldChar w:fldCharType="separate"/>
          </w:r>
          <w:r w:rsidR="4B6B5B9A" w:rsidRPr="4B6B5B9A">
            <w:rPr>
              <w:rStyle w:val="Hyperlink"/>
            </w:rPr>
            <w:t>10</w:t>
          </w:r>
          <w:r w:rsidR="009263DB">
            <w:fldChar w:fldCharType="end"/>
          </w:r>
          <w:r>
            <w:fldChar w:fldCharType="end"/>
          </w:r>
        </w:p>
        <w:p w14:paraId="6995856E" w14:textId="2EAA9698" w:rsidR="00F95213" w:rsidRDefault="00DD4745">
          <w:pPr>
            <w:pStyle w:val="TOC3"/>
            <w:tabs>
              <w:tab w:val="right" w:leader="dot" w:pos="10080"/>
            </w:tabs>
            <w:rPr>
              <w:rStyle w:val="Hyperlink"/>
              <w:kern w:val="2"/>
              <w:lang w:bidi="ar-SA"/>
            </w:rPr>
            <w:pPrChange w:id="34" w:author="Forward, Kelsey (DNR)" w:date="2024-06-27T16:05:00Z">
              <w:pPr/>
            </w:pPrChange>
          </w:pPr>
          <w:r>
            <w:fldChar w:fldCharType="begin"/>
          </w:r>
          <w:r>
            <w:instrText>HYPERLINK \l "_Toc508891086" \h</w:instrText>
          </w:r>
          <w:r>
            <w:fldChar w:fldCharType="separate"/>
          </w:r>
          <w:r w:rsidR="4B6B5B9A" w:rsidRPr="4B6B5B9A">
            <w:rPr>
              <w:rStyle w:val="Hyperlink"/>
            </w:rPr>
            <w:t>1 Create Raster Profiles</w:t>
          </w:r>
          <w:ins w:id="35" w:author="Forward, Kelsey (DNR)" w:date="2024-06-27T16:05:00Z">
            <w:r w:rsidR="009263DB">
              <w:tab/>
            </w:r>
          </w:ins>
          <w:r w:rsidR="009263DB">
            <w:fldChar w:fldCharType="begin"/>
          </w:r>
          <w:r w:rsidR="009263DB">
            <w:instrText>PAGEREF _Toc508891086 \h</w:instrText>
          </w:r>
          <w:r w:rsidR="009263DB">
            <w:fldChar w:fldCharType="separate"/>
          </w:r>
          <w:r w:rsidR="4B6B5B9A" w:rsidRPr="4B6B5B9A">
            <w:rPr>
              <w:rStyle w:val="Hyperlink"/>
            </w:rPr>
            <w:t>10</w:t>
          </w:r>
          <w:r w:rsidR="009263DB">
            <w:fldChar w:fldCharType="end"/>
          </w:r>
          <w:r>
            <w:fldChar w:fldCharType="end"/>
          </w:r>
        </w:p>
        <w:p w14:paraId="282CCBBE" w14:textId="73A54AB4" w:rsidR="00F95213" w:rsidRDefault="00DD4745">
          <w:pPr>
            <w:pStyle w:val="TOC2"/>
            <w:tabs>
              <w:tab w:val="right" w:leader="dot" w:pos="10080"/>
            </w:tabs>
            <w:rPr>
              <w:rStyle w:val="Hyperlink"/>
              <w:kern w:val="2"/>
              <w:lang w:bidi="ar-SA"/>
            </w:rPr>
            <w:pPrChange w:id="36" w:author="Forward, Kelsey (DNR)" w:date="2024-06-27T16:05:00Z">
              <w:pPr/>
            </w:pPrChange>
          </w:pPr>
          <w:r>
            <w:fldChar w:fldCharType="begin"/>
          </w:r>
          <w:r>
            <w:instrText>HYPERLINK \l "_Toc582045968" \h</w:instrText>
          </w:r>
          <w:r>
            <w:fldChar w:fldCharType="separate"/>
          </w:r>
          <w:r w:rsidR="4B6B5B9A" w:rsidRPr="4B6B5B9A">
            <w:rPr>
              <w:rStyle w:val="Hyperlink"/>
            </w:rPr>
            <w:t>Verified Wells Toolset</w:t>
          </w:r>
          <w:ins w:id="37" w:author="Forward, Kelsey (DNR)" w:date="2024-06-27T16:05:00Z">
            <w:r w:rsidR="009263DB">
              <w:tab/>
            </w:r>
          </w:ins>
          <w:r w:rsidR="009263DB">
            <w:fldChar w:fldCharType="begin"/>
          </w:r>
          <w:r w:rsidR="009263DB">
            <w:instrText>PAGEREF _Toc582045968 \h</w:instrText>
          </w:r>
          <w:r w:rsidR="009263DB">
            <w:fldChar w:fldCharType="separate"/>
          </w:r>
          <w:r w:rsidR="4B6B5B9A" w:rsidRPr="4B6B5B9A">
            <w:rPr>
              <w:rStyle w:val="Hyperlink"/>
            </w:rPr>
            <w:t>10</w:t>
          </w:r>
          <w:r w:rsidR="009263DB">
            <w:fldChar w:fldCharType="end"/>
          </w:r>
          <w:r>
            <w:fldChar w:fldCharType="end"/>
          </w:r>
        </w:p>
        <w:p w14:paraId="5990F863" w14:textId="50C4C866" w:rsidR="00F95213" w:rsidRDefault="00DD4745">
          <w:pPr>
            <w:pStyle w:val="TOC3"/>
            <w:tabs>
              <w:tab w:val="right" w:leader="dot" w:pos="10080"/>
            </w:tabs>
            <w:rPr>
              <w:rStyle w:val="Hyperlink"/>
              <w:kern w:val="2"/>
              <w:lang w:bidi="ar-SA"/>
            </w:rPr>
            <w:pPrChange w:id="38" w:author="Forward, Kelsey (DNR)" w:date="2024-06-27T16:05:00Z">
              <w:pPr/>
            </w:pPrChange>
          </w:pPr>
          <w:r>
            <w:fldChar w:fldCharType="begin"/>
          </w:r>
          <w:r>
            <w:instrText>HYPERLINK \l "_Toc869975285" \h</w:instrText>
          </w:r>
          <w:r>
            <w:fldChar w:fldCharType="separate"/>
          </w:r>
          <w:r w:rsidR="4B6B5B9A" w:rsidRPr="4B6B5B9A">
            <w:rPr>
              <w:rStyle w:val="Hyperlink"/>
            </w:rPr>
            <w:t>2 Get CWI Data</w:t>
          </w:r>
          <w:ins w:id="39" w:author="Forward, Kelsey (DNR)" w:date="2024-06-27T16:05:00Z">
            <w:r w:rsidR="009263DB">
              <w:tab/>
            </w:r>
          </w:ins>
          <w:r w:rsidR="009263DB">
            <w:fldChar w:fldCharType="begin"/>
          </w:r>
          <w:r w:rsidR="009263DB">
            <w:instrText>PAGEREF _Toc869975285 \h</w:instrText>
          </w:r>
          <w:r w:rsidR="009263DB">
            <w:fldChar w:fldCharType="separate"/>
          </w:r>
          <w:r w:rsidR="4B6B5B9A" w:rsidRPr="4B6B5B9A">
            <w:rPr>
              <w:rStyle w:val="Hyperlink"/>
            </w:rPr>
            <w:t>10</w:t>
          </w:r>
          <w:r w:rsidR="009263DB">
            <w:fldChar w:fldCharType="end"/>
          </w:r>
          <w:r>
            <w:fldChar w:fldCharType="end"/>
          </w:r>
        </w:p>
        <w:p w14:paraId="2995C8EE" w14:textId="76D291C1" w:rsidR="00F95213" w:rsidRDefault="00DD4745">
          <w:pPr>
            <w:pStyle w:val="TOC3"/>
            <w:tabs>
              <w:tab w:val="right" w:leader="dot" w:pos="10080"/>
            </w:tabs>
            <w:rPr>
              <w:rStyle w:val="Hyperlink"/>
              <w:kern w:val="2"/>
              <w:lang w:bidi="ar-SA"/>
            </w:rPr>
            <w:pPrChange w:id="40" w:author="Forward, Kelsey (DNR)" w:date="2024-06-27T16:05:00Z">
              <w:pPr/>
            </w:pPrChange>
          </w:pPr>
          <w:r>
            <w:fldChar w:fldCharType="begin"/>
          </w:r>
          <w:r>
            <w:instrText>HYPERLINK \l "_Toc2060851414" \h</w:instrText>
          </w:r>
          <w:r>
            <w:fldChar w:fldCharType="separate"/>
          </w:r>
          <w:r w:rsidR="4B6B5B9A" w:rsidRPr="4B6B5B9A">
            <w:rPr>
              <w:rStyle w:val="Hyperlink"/>
            </w:rPr>
            <w:t>3 Clean CWI Data</w:t>
          </w:r>
          <w:ins w:id="41" w:author="Forward, Kelsey (DNR)" w:date="2024-06-27T16:05:00Z">
            <w:r w:rsidR="009263DB">
              <w:tab/>
            </w:r>
          </w:ins>
          <w:r w:rsidR="009263DB">
            <w:fldChar w:fldCharType="begin"/>
          </w:r>
          <w:r w:rsidR="009263DB">
            <w:instrText>PAGEREF _Toc2060851414 \h</w:instrText>
          </w:r>
          <w:r w:rsidR="009263DB">
            <w:fldChar w:fldCharType="separate"/>
          </w:r>
          <w:r w:rsidR="4B6B5B9A" w:rsidRPr="4B6B5B9A">
            <w:rPr>
              <w:rStyle w:val="Hyperlink"/>
            </w:rPr>
            <w:t>10</w:t>
          </w:r>
          <w:r w:rsidR="009263DB">
            <w:fldChar w:fldCharType="end"/>
          </w:r>
          <w:r>
            <w:fldChar w:fldCharType="end"/>
          </w:r>
        </w:p>
        <w:p w14:paraId="724A1991" w14:textId="373A35F7" w:rsidR="00F95213" w:rsidRDefault="00DD4745">
          <w:pPr>
            <w:pStyle w:val="TOC3"/>
            <w:tabs>
              <w:tab w:val="right" w:leader="dot" w:pos="10080"/>
            </w:tabs>
            <w:rPr>
              <w:rStyle w:val="Hyperlink"/>
              <w:kern w:val="2"/>
              <w:lang w:bidi="ar-SA"/>
            </w:rPr>
            <w:pPrChange w:id="42" w:author="Forward, Kelsey (DNR)" w:date="2024-06-27T16:05:00Z">
              <w:pPr/>
            </w:pPrChange>
          </w:pPr>
          <w:r>
            <w:fldChar w:fldCharType="begin"/>
          </w:r>
          <w:r>
            <w:instrText>HYPERLINK \l "_Toc1166750721" \h</w:instrText>
          </w:r>
          <w:r>
            <w:fldChar w:fldCharType="separate"/>
          </w:r>
          <w:r w:rsidR="4B6B5B9A" w:rsidRPr="4B6B5B9A">
            <w:rPr>
              <w:rStyle w:val="Hyperlink"/>
            </w:rPr>
            <w:t>4 Make Lixpy Diagrams</w:t>
          </w:r>
          <w:ins w:id="43" w:author="Forward, Kelsey (DNR)" w:date="2024-06-27T16:05:00Z">
            <w:r w:rsidR="009263DB">
              <w:tab/>
            </w:r>
          </w:ins>
          <w:r w:rsidR="009263DB">
            <w:fldChar w:fldCharType="begin"/>
          </w:r>
          <w:r w:rsidR="009263DB">
            <w:instrText>PAGEREF _Toc1166750721 \h</w:instrText>
          </w:r>
          <w:r w:rsidR="009263DB">
            <w:fldChar w:fldCharType="separate"/>
          </w:r>
          <w:r w:rsidR="4B6B5B9A" w:rsidRPr="4B6B5B9A">
            <w:rPr>
              <w:rStyle w:val="Hyperlink"/>
            </w:rPr>
            <w:t>10</w:t>
          </w:r>
          <w:r w:rsidR="009263DB">
            <w:fldChar w:fldCharType="end"/>
          </w:r>
          <w:r>
            <w:fldChar w:fldCharType="end"/>
          </w:r>
        </w:p>
        <w:p w14:paraId="1FC3B7FA" w14:textId="5A121101" w:rsidR="00F95213" w:rsidRDefault="00DD4745">
          <w:pPr>
            <w:pStyle w:val="TOC3"/>
            <w:tabs>
              <w:tab w:val="right" w:leader="dot" w:pos="10080"/>
            </w:tabs>
            <w:rPr>
              <w:rStyle w:val="Hyperlink"/>
              <w:kern w:val="2"/>
              <w:lang w:bidi="ar-SA"/>
            </w:rPr>
            <w:pPrChange w:id="44" w:author="Forward, Kelsey (DNR)" w:date="2024-06-27T16:05:00Z">
              <w:pPr/>
            </w:pPrChange>
          </w:pPr>
          <w:r>
            <w:fldChar w:fldCharType="begin"/>
          </w:r>
          <w:r>
            <w:instrText>HYPERLINK \l "_Toc518643575" \h</w:instrText>
          </w:r>
          <w:r>
            <w:fldChar w:fldCharType="separate"/>
          </w:r>
          <w:r w:rsidR="4B6B5B9A" w:rsidRPr="4B6B5B9A">
            <w:rPr>
              <w:rStyle w:val="Hyperlink"/>
            </w:rPr>
            <w:t>5 Create Conspy Diagrams</w:t>
          </w:r>
          <w:ins w:id="45" w:author="Forward, Kelsey (DNR)" w:date="2024-06-27T16:05:00Z">
            <w:r w:rsidR="009263DB">
              <w:tab/>
            </w:r>
          </w:ins>
          <w:r w:rsidR="009263DB">
            <w:fldChar w:fldCharType="begin"/>
          </w:r>
          <w:r w:rsidR="009263DB">
            <w:instrText>PAGEREF _Toc518643575 \h</w:instrText>
          </w:r>
          <w:r w:rsidR="009263DB">
            <w:fldChar w:fldCharType="separate"/>
          </w:r>
          <w:r w:rsidR="4B6B5B9A" w:rsidRPr="4B6B5B9A">
            <w:rPr>
              <w:rStyle w:val="Hyperlink"/>
            </w:rPr>
            <w:t>10</w:t>
          </w:r>
          <w:r w:rsidR="009263DB">
            <w:fldChar w:fldCharType="end"/>
          </w:r>
          <w:r>
            <w:fldChar w:fldCharType="end"/>
          </w:r>
        </w:p>
        <w:p w14:paraId="3275C5AB" w14:textId="373EF231" w:rsidR="00F95213" w:rsidRDefault="00DD4745">
          <w:pPr>
            <w:pStyle w:val="TOC3"/>
            <w:tabs>
              <w:tab w:val="right" w:leader="dot" w:pos="10080"/>
            </w:tabs>
            <w:rPr>
              <w:rStyle w:val="Hyperlink"/>
              <w:kern w:val="2"/>
              <w:lang w:bidi="ar-SA"/>
            </w:rPr>
            <w:pPrChange w:id="46" w:author="Forward, Kelsey (DNR)" w:date="2024-06-27T16:05:00Z">
              <w:pPr/>
            </w:pPrChange>
          </w:pPr>
          <w:r>
            <w:fldChar w:fldCharType="begin"/>
          </w:r>
          <w:r>
            <w:instrText>HYPERLINK \l "_Toc292196142" \h</w:instrText>
          </w:r>
          <w:r>
            <w:fldChar w:fldCharType="separate"/>
          </w:r>
          <w:r w:rsidR="4B6B5B9A" w:rsidRPr="4B6B5B9A">
            <w:rPr>
              <w:rStyle w:val="Hyperlink"/>
            </w:rPr>
            <w:t>6a Create 2D Well Points</w:t>
          </w:r>
          <w:ins w:id="47" w:author="Forward, Kelsey (DNR)" w:date="2024-06-27T16:05:00Z">
            <w:r w:rsidR="009263DB">
              <w:tab/>
            </w:r>
          </w:ins>
          <w:r w:rsidR="009263DB">
            <w:fldChar w:fldCharType="begin"/>
          </w:r>
          <w:r w:rsidR="009263DB">
            <w:instrText>PAGEREF _Toc292196142 \h</w:instrText>
          </w:r>
          <w:r w:rsidR="009263DB">
            <w:fldChar w:fldCharType="separate"/>
          </w:r>
          <w:r w:rsidR="4B6B5B9A" w:rsidRPr="4B6B5B9A">
            <w:rPr>
              <w:rStyle w:val="Hyperlink"/>
            </w:rPr>
            <w:t>10</w:t>
          </w:r>
          <w:r w:rsidR="009263DB">
            <w:fldChar w:fldCharType="end"/>
          </w:r>
          <w:r>
            <w:fldChar w:fldCharType="end"/>
          </w:r>
        </w:p>
        <w:p w14:paraId="6B2CEE69" w14:textId="20A2F311" w:rsidR="00F95213" w:rsidRDefault="00DD4745">
          <w:pPr>
            <w:pStyle w:val="TOC3"/>
            <w:tabs>
              <w:tab w:val="right" w:leader="dot" w:pos="10080"/>
            </w:tabs>
            <w:rPr>
              <w:rStyle w:val="Hyperlink"/>
              <w:kern w:val="2"/>
              <w:lang w:bidi="ar-SA"/>
            </w:rPr>
            <w:pPrChange w:id="48" w:author="Forward, Kelsey (DNR)" w:date="2024-06-27T16:05:00Z">
              <w:pPr/>
            </w:pPrChange>
          </w:pPr>
          <w:r>
            <w:fldChar w:fldCharType="begin"/>
          </w:r>
          <w:r>
            <w:instrText>HYPERLINK \l "_Toc1496770999" \h</w:instrText>
          </w:r>
          <w:r>
            <w:fldChar w:fldCharType="separate"/>
          </w:r>
          <w:r w:rsidR="4B6B5B9A" w:rsidRPr="4B6B5B9A">
            <w:rPr>
              <w:rStyle w:val="Hyperlink"/>
            </w:rPr>
            <w:t>6b Create 2D SWL Points</w:t>
          </w:r>
          <w:ins w:id="49" w:author="Forward, Kelsey (DNR)" w:date="2024-06-27T16:05:00Z">
            <w:r w:rsidR="009263DB">
              <w:tab/>
            </w:r>
          </w:ins>
          <w:r w:rsidR="009263DB">
            <w:fldChar w:fldCharType="begin"/>
          </w:r>
          <w:r w:rsidR="009263DB">
            <w:instrText>PAGEREF _Toc1496770999 \h</w:instrText>
          </w:r>
          <w:r w:rsidR="009263DB">
            <w:fldChar w:fldCharType="separate"/>
          </w:r>
          <w:r w:rsidR="4B6B5B9A" w:rsidRPr="4B6B5B9A">
            <w:rPr>
              <w:rStyle w:val="Hyperlink"/>
            </w:rPr>
            <w:t>10</w:t>
          </w:r>
          <w:r w:rsidR="009263DB">
            <w:fldChar w:fldCharType="end"/>
          </w:r>
          <w:r>
            <w:fldChar w:fldCharType="end"/>
          </w:r>
        </w:p>
        <w:p w14:paraId="35C32250" w14:textId="52E9AABE" w:rsidR="00F95213" w:rsidRDefault="00DD4745">
          <w:pPr>
            <w:pStyle w:val="TOC3"/>
            <w:tabs>
              <w:tab w:val="right" w:leader="dot" w:pos="10080"/>
            </w:tabs>
            <w:rPr>
              <w:rStyle w:val="Hyperlink"/>
              <w:kern w:val="2"/>
              <w:lang w:bidi="ar-SA"/>
            </w:rPr>
            <w:pPrChange w:id="50" w:author="Forward, Kelsey (DNR)" w:date="2024-06-27T16:05:00Z">
              <w:pPr/>
            </w:pPrChange>
          </w:pPr>
          <w:r>
            <w:fldChar w:fldCharType="begin"/>
          </w:r>
          <w:r>
            <w:instrText>HYPERLINK \l "_Toc1203969822" \h</w:instrText>
          </w:r>
          <w:r>
            <w:fldChar w:fldCharType="separate"/>
          </w:r>
          <w:r w:rsidR="4B6B5B9A" w:rsidRPr="4B6B5B9A">
            <w:rPr>
              <w:rStyle w:val="Hyperlink"/>
            </w:rPr>
            <w:t>6c Create 2D DPL Points</w:t>
          </w:r>
          <w:ins w:id="51" w:author="Forward, Kelsey (DNR)" w:date="2024-06-27T16:05:00Z">
            <w:r w:rsidR="009263DB">
              <w:tab/>
            </w:r>
          </w:ins>
          <w:r w:rsidR="009263DB">
            <w:fldChar w:fldCharType="begin"/>
          </w:r>
          <w:r w:rsidR="009263DB">
            <w:instrText>PAGEREF _Toc1203969822 \h</w:instrText>
          </w:r>
          <w:r w:rsidR="009263DB">
            <w:fldChar w:fldCharType="separate"/>
          </w:r>
          <w:r w:rsidR="4B6B5B9A" w:rsidRPr="4B6B5B9A">
            <w:rPr>
              <w:rStyle w:val="Hyperlink"/>
            </w:rPr>
            <w:t>10</w:t>
          </w:r>
          <w:r w:rsidR="009263DB">
            <w:fldChar w:fldCharType="end"/>
          </w:r>
          <w:r>
            <w:fldChar w:fldCharType="end"/>
          </w:r>
        </w:p>
        <w:p w14:paraId="1A082DC2" w14:textId="718E31EF" w:rsidR="00F95213" w:rsidRDefault="00DD4745">
          <w:pPr>
            <w:pStyle w:val="TOC2"/>
            <w:tabs>
              <w:tab w:val="right" w:leader="dot" w:pos="10080"/>
            </w:tabs>
            <w:rPr>
              <w:rStyle w:val="Hyperlink"/>
              <w:kern w:val="2"/>
              <w:lang w:bidi="ar-SA"/>
            </w:rPr>
            <w:pPrChange w:id="52" w:author="Forward, Kelsey (DNR)" w:date="2024-06-27T16:05:00Z">
              <w:pPr/>
            </w:pPrChange>
          </w:pPr>
          <w:r>
            <w:fldChar w:fldCharType="begin"/>
          </w:r>
          <w:r>
            <w:instrText>HYPERLINK \l "_Toc1971498572" \h</w:instrText>
          </w:r>
          <w:r>
            <w:fldChar w:fldCharType="separate"/>
          </w:r>
          <w:r w:rsidR="4B6B5B9A" w:rsidRPr="4B6B5B9A">
            <w:rPr>
              <w:rStyle w:val="Hyperlink"/>
            </w:rPr>
            <w:t>Unverified Wells Toolset</w:t>
          </w:r>
          <w:ins w:id="53" w:author="Forward, Kelsey (DNR)" w:date="2024-06-27T16:05:00Z">
            <w:r w:rsidR="009263DB">
              <w:tab/>
            </w:r>
          </w:ins>
          <w:r w:rsidR="009263DB">
            <w:fldChar w:fldCharType="begin"/>
          </w:r>
          <w:r w:rsidR="009263DB">
            <w:instrText>PAGEREF _Toc1971498572 \h</w:instrText>
          </w:r>
          <w:r w:rsidR="009263DB">
            <w:fldChar w:fldCharType="separate"/>
          </w:r>
          <w:r w:rsidR="4B6B5B9A" w:rsidRPr="4B6B5B9A">
            <w:rPr>
              <w:rStyle w:val="Hyperlink"/>
            </w:rPr>
            <w:t>10</w:t>
          </w:r>
          <w:r w:rsidR="009263DB">
            <w:fldChar w:fldCharType="end"/>
          </w:r>
          <w:r>
            <w:fldChar w:fldCharType="end"/>
          </w:r>
        </w:p>
        <w:p w14:paraId="46D02505" w14:textId="15263740" w:rsidR="00F95213" w:rsidRDefault="00DD4745">
          <w:pPr>
            <w:pStyle w:val="TOC3"/>
            <w:tabs>
              <w:tab w:val="right" w:leader="dot" w:pos="10080"/>
            </w:tabs>
            <w:rPr>
              <w:rStyle w:val="Hyperlink"/>
              <w:kern w:val="2"/>
              <w:lang w:bidi="ar-SA"/>
            </w:rPr>
            <w:pPrChange w:id="54" w:author="Forward, Kelsey (DNR)" w:date="2024-06-27T16:05:00Z">
              <w:pPr/>
            </w:pPrChange>
          </w:pPr>
          <w:r>
            <w:fldChar w:fldCharType="begin"/>
          </w:r>
          <w:r>
            <w:instrText>HYPERLINK \l "_Toc1610976881" \h</w:instrText>
          </w:r>
          <w:r>
            <w:fldChar w:fldCharType="separate"/>
          </w:r>
          <w:r w:rsidR="4B6B5B9A" w:rsidRPr="4B6B5B9A">
            <w:rPr>
              <w:rStyle w:val="Hyperlink"/>
            </w:rPr>
            <w:t>2 Get Unloc CWI Data</w:t>
          </w:r>
          <w:ins w:id="55" w:author="Forward, Kelsey (DNR)" w:date="2024-06-27T16:05:00Z">
            <w:r w:rsidR="009263DB">
              <w:tab/>
            </w:r>
          </w:ins>
          <w:r w:rsidR="009263DB">
            <w:fldChar w:fldCharType="begin"/>
          </w:r>
          <w:r w:rsidR="009263DB">
            <w:instrText>PAGEREF _Toc1610976881 \h</w:instrText>
          </w:r>
          <w:r w:rsidR="009263DB">
            <w:fldChar w:fldCharType="separate"/>
          </w:r>
          <w:r w:rsidR="4B6B5B9A" w:rsidRPr="4B6B5B9A">
            <w:rPr>
              <w:rStyle w:val="Hyperlink"/>
            </w:rPr>
            <w:t>10</w:t>
          </w:r>
          <w:r w:rsidR="009263DB">
            <w:fldChar w:fldCharType="end"/>
          </w:r>
          <w:r>
            <w:fldChar w:fldCharType="end"/>
          </w:r>
        </w:p>
        <w:p w14:paraId="3A291DD6" w14:textId="0CE314A2" w:rsidR="00F95213" w:rsidRDefault="00DD4745">
          <w:pPr>
            <w:pStyle w:val="TOC3"/>
            <w:tabs>
              <w:tab w:val="right" w:leader="dot" w:pos="10080"/>
            </w:tabs>
            <w:rPr>
              <w:rStyle w:val="Hyperlink"/>
              <w:kern w:val="2"/>
              <w:lang w:bidi="ar-SA"/>
            </w:rPr>
            <w:pPrChange w:id="56" w:author="Forward, Kelsey (DNR)" w:date="2024-06-27T16:05:00Z">
              <w:pPr/>
            </w:pPrChange>
          </w:pPr>
          <w:r>
            <w:lastRenderedPageBreak/>
            <w:fldChar w:fldCharType="begin"/>
          </w:r>
          <w:r>
            <w:instrText>HYPERLINK \l "_Toc1592415816" \h</w:instrText>
          </w:r>
          <w:r>
            <w:fldChar w:fldCharType="separate"/>
          </w:r>
          <w:r w:rsidR="4B6B5B9A" w:rsidRPr="4B6B5B9A">
            <w:rPr>
              <w:rStyle w:val="Hyperlink"/>
            </w:rPr>
            <w:t>3 Clean Unloc CWI Data</w:t>
          </w:r>
          <w:ins w:id="57" w:author="Forward, Kelsey (DNR)" w:date="2024-06-27T16:05:00Z">
            <w:r w:rsidR="009263DB">
              <w:tab/>
            </w:r>
          </w:ins>
          <w:r w:rsidR="009263DB">
            <w:fldChar w:fldCharType="begin"/>
          </w:r>
          <w:r w:rsidR="009263DB">
            <w:instrText>PAGEREF _Toc1592415816 \h</w:instrText>
          </w:r>
          <w:r w:rsidR="009263DB">
            <w:fldChar w:fldCharType="separate"/>
          </w:r>
          <w:r w:rsidR="4B6B5B9A" w:rsidRPr="4B6B5B9A">
            <w:rPr>
              <w:rStyle w:val="Hyperlink"/>
            </w:rPr>
            <w:t>10</w:t>
          </w:r>
          <w:r w:rsidR="009263DB">
            <w:fldChar w:fldCharType="end"/>
          </w:r>
          <w:r>
            <w:fldChar w:fldCharType="end"/>
          </w:r>
        </w:p>
        <w:p w14:paraId="566A7F98" w14:textId="38A00EB1" w:rsidR="00F95213" w:rsidRDefault="00DD4745">
          <w:pPr>
            <w:pStyle w:val="TOC3"/>
            <w:tabs>
              <w:tab w:val="right" w:leader="dot" w:pos="10080"/>
            </w:tabs>
            <w:rPr>
              <w:rStyle w:val="Hyperlink"/>
              <w:kern w:val="2"/>
              <w:lang w:bidi="ar-SA"/>
            </w:rPr>
            <w:pPrChange w:id="58" w:author="Forward, Kelsey (DNR)" w:date="2024-06-27T16:05:00Z">
              <w:pPr/>
            </w:pPrChange>
          </w:pPr>
          <w:r>
            <w:fldChar w:fldCharType="begin"/>
          </w:r>
          <w:r>
            <w:instrText>HYPERLINK \l "_Toc1261058202" \h</w:instrText>
          </w:r>
          <w:r>
            <w:fldChar w:fldCharType="separate"/>
          </w:r>
          <w:r w:rsidR="4B6B5B9A" w:rsidRPr="4B6B5B9A">
            <w:rPr>
              <w:rStyle w:val="Hyperlink"/>
            </w:rPr>
            <w:t>4 Make Unloc Lixpy Diagrams</w:t>
          </w:r>
          <w:ins w:id="59" w:author="Forward, Kelsey (DNR)" w:date="2024-06-27T16:05:00Z">
            <w:r w:rsidR="009263DB">
              <w:tab/>
            </w:r>
          </w:ins>
          <w:r w:rsidR="009263DB">
            <w:fldChar w:fldCharType="begin"/>
          </w:r>
          <w:r w:rsidR="009263DB">
            <w:instrText>PAGEREF _Toc1261058202 \h</w:instrText>
          </w:r>
          <w:r w:rsidR="009263DB">
            <w:fldChar w:fldCharType="separate"/>
          </w:r>
          <w:r w:rsidR="4B6B5B9A" w:rsidRPr="4B6B5B9A">
            <w:rPr>
              <w:rStyle w:val="Hyperlink"/>
            </w:rPr>
            <w:t>10</w:t>
          </w:r>
          <w:r w:rsidR="009263DB">
            <w:fldChar w:fldCharType="end"/>
          </w:r>
          <w:r>
            <w:fldChar w:fldCharType="end"/>
          </w:r>
        </w:p>
        <w:p w14:paraId="4EADD6CA" w14:textId="3A48467F" w:rsidR="00F95213" w:rsidRDefault="00DD4745">
          <w:pPr>
            <w:pStyle w:val="TOC3"/>
            <w:tabs>
              <w:tab w:val="right" w:leader="dot" w:pos="10080"/>
            </w:tabs>
            <w:rPr>
              <w:rStyle w:val="Hyperlink"/>
              <w:kern w:val="2"/>
              <w:lang w:bidi="ar-SA"/>
            </w:rPr>
            <w:pPrChange w:id="60" w:author="Forward, Kelsey (DNR)" w:date="2024-06-27T16:05:00Z">
              <w:pPr/>
            </w:pPrChange>
          </w:pPr>
          <w:r>
            <w:fldChar w:fldCharType="begin"/>
          </w:r>
          <w:r>
            <w:instrText>HYPERLINK \l "_Toc1203889690" \h</w:instrText>
          </w:r>
          <w:r>
            <w:fldChar w:fldCharType="separate"/>
          </w:r>
          <w:r w:rsidR="4B6B5B9A" w:rsidRPr="4B6B5B9A">
            <w:rPr>
              <w:rStyle w:val="Hyperlink"/>
            </w:rPr>
            <w:t>5 Create Unloc Conspy Diagrams</w:t>
          </w:r>
          <w:ins w:id="61" w:author="Forward, Kelsey (DNR)" w:date="2024-06-27T16:05:00Z">
            <w:r w:rsidR="009263DB">
              <w:tab/>
            </w:r>
          </w:ins>
          <w:r w:rsidR="009263DB">
            <w:fldChar w:fldCharType="begin"/>
          </w:r>
          <w:r w:rsidR="009263DB">
            <w:instrText>PAGEREF _Toc1203889690 \h</w:instrText>
          </w:r>
          <w:r w:rsidR="009263DB">
            <w:fldChar w:fldCharType="separate"/>
          </w:r>
          <w:r w:rsidR="4B6B5B9A" w:rsidRPr="4B6B5B9A">
            <w:rPr>
              <w:rStyle w:val="Hyperlink"/>
            </w:rPr>
            <w:t>10</w:t>
          </w:r>
          <w:r w:rsidR="009263DB">
            <w:fldChar w:fldCharType="end"/>
          </w:r>
          <w:r>
            <w:fldChar w:fldCharType="end"/>
          </w:r>
        </w:p>
        <w:p w14:paraId="7E15E4C9" w14:textId="24429592" w:rsidR="00F95213" w:rsidRDefault="00DD4745">
          <w:pPr>
            <w:pStyle w:val="TOC3"/>
            <w:tabs>
              <w:tab w:val="right" w:leader="dot" w:pos="10080"/>
            </w:tabs>
            <w:rPr>
              <w:rStyle w:val="Hyperlink"/>
              <w:kern w:val="2"/>
              <w:lang w:bidi="ar-SA"/>
            </w:rPr>
            <w:pPrChange w:id="62" w:author="Forward, Kelsey (DNR)" w:date="2024-06-27T16:05:00Z">
              <w:pPr/>
            </w:pPrChange>
          </w:pPr>
          <w:r>
            <w:fldChar w:fldCharType="begin"/>
          </w:r>
          <w:r>
            <w:instrText>HYPERLINK \l "_Toc85512231" \h</w:instrText>
          </w:r>
          <w:r>
            <w:fldChar w:fldCharType="separate"/>
          </w:r>
          <w:r w:rsidR="4B6B5B9A" w:rsidRPr="4B6B5B9A">
            <w:rPr>
              <w:rStyle w:val="Hyperlink"/>
            </w:rPr>
            <w:t>6a Create Unloc 2D Well Points</w:t>
          </w:r>
          <w:ins w:id="63" w:author="Forward, Kelsey (DNR)" w:date="2024-06-27T16:05:00Z">
            <w:r w:rsidR="009263DB">
              <w:tab/>
            </w:r>
          </w:ins>
          <w:r w:rsidR="009263DB">
            <w:fldChar w:fldCharType="begin"/>
          </w:r>
          <w:r w:rsidR="009263DB">
            <w:instrText>PAGEREF _Toc85512231 \h</w:instrText>
          </w:r>
          <w:r w:rsidR="009263DB">
            <w:fldChar w:fldCharType="separate"/>
          </w:r>
          <w:r w:rsidR="4B6B5B9A" w:rsidRPr="4B6B5B9A">
            <w:rPr>
              <w:rStyle w:val="Hyperlink"/>
            </w:rPr>
            <w:t>10</w:t>
          </w:r>
          <w:r w:rsidR="009263DB">
            <w:fldChar w:fldCharType="end"/>
          </w:r>
          <w:r>
            <w:fldChar w:fldCharType="end"/>
          </w:r>
        </w:p>
        <w:p w14:paraId="28F6F852" w14:textId="064B3949" w:rsidR="00F95213" w:rsidRDefault="00DD4745">
          <w:pPr>
            <w:pStyle w:val="TOC3"/>
            <w:tabs>
              <w:tab w:val="right" w:leader="dot" w:pos="10080"/>
            </w:tabs>
            <w:rPr>
              <w:rStyle w:val="Hyperlink"/>
              <w:kern w:val="2"/>
              <w:lang w:bidi="ar-SA"/>
            </w:rPr>
            <w:pPrChange w:id="64" w:author="Forward, Kelsey (DNR)" w:date="2024-06-27T16:05:00Z">
              <w:pPr/>
            </w:pPrChange>
          </w:pPr>
          <w:r>
            <w:fldChar w:fldCharType="begin"/>
          </w:r>
          <w:r>
            <w:instrText>HYPERLINK \l "_Toc189638164" \h</w:instrText>
          </w:r>
          <w:r>
            <w:fldChar w:fldCharType="separate"/>
          </w:r>
          <w:r w:rsidR="4B6B5B9A" w:rsidRPr="4B6B5B9A">
            <w:rPr>
              <w:rStyle w:val="Hyperlink"/>
            </w:rPr>
            <w:t>6b Create Unloc 2D SWL Points</w:t>
          </w:r>
          <w:ins w:id="65" w:author="Forward, Kelsey (DNR)" w:date="2024-06-27T16:05:00Z">
            <w:r w:rsidR="009263DB">
              <w:tab/>
            </w:r>
          </w:ins>
          <w:r w:rsidR="009263DB">
            <w:fldChar w:fldCharType="begin"/>
          </w:r>
          <w:r w:rsidR="009263DB">
            <w:instrText>PAGEREF _Toc189638164 \h</w:instrText>
          </w:r>
          <w:r w:rsidR="009263DB">
            <w:fldChar w:fldCharType="separate"/>
          </w:r>
          <w:r w:rsidR="4B6B5B9A" w:rsidRPr="4B6B5B9A">
            <w:rPr>
              <w:rStyle w:val="Hyperlink"/>
            </w:rPr>
            <w:t>10</w:t>
          </w:r>
          <w:r w:rsidR="009263DB">
            <w:fldChar w:fldCharType="end"/>
          </w:r>
          <w:r>
            <w:fldChar w:fldCharType="end"/>
          </w:r>
        </w:p>
        <w:p w14:paraId="25A11AA9" w14:textId="7818E10B" w:rsidR="00F95213" w:rsidRDefault="00DD4745">
          <w:pPr>
            <w:pStyle w:val="TOC3"/>
            <w:tabs>
              <w:tab w:val="right" w:leader="dot" w:pos="10080"/>
            </w:tabs>
            <w:rPr>
              <w:rStyle w:val="Hyperlink"/>
              <w:kern w:val="2"/>
              <w:lang w:bidi="ar-SA"/>
            </w:rPr>
            <w:pPrChange w:id="66" w:author="Forward, Kelsey (DNR)" w:date="2024-06-27T16:05:00Z">
              <w:pPr/>
            </w:pPrChange>
          </w:pPr>
          <w:r>
            <w:fldChar w:fldCharType="begin"/>
          </w:r>
          <w:r>
            <w:instrText>HYPERLINK \l "_Toc1399624904" \h</w:instrText>
          </w:r>
          <w:r>
            <w:fldChar w:fldCharType="separate"/>
          </w:r>
          <w:r w:rsidR="4B6B5B9A" w:rsidRPr="4B6B5B9A">
            <w:rPr>
              <w:rStyle w:val="Hyperlink"/>
            </w:rPr>
            <w:t>6c Create Unloc 2D DPL Points</w:t>
          </w:r>
          <w:ins w:id="67" w:author="Forward, Kelsey (DNR)" w:date="2024-06-27T16:05:00Z">
            <w:r w:rsidR="009263DB">
              <w:tab/>
            </w:r>
          </w:ins>
          <w:r w:rsidR="009263DB">
            <w:fldChar w:fldCharType="begin"/>
          </w:r>
          <w:r w:rsidR="009263DB">
            <w:instrText>PAGEREF _Toc1399624904 \h</w:instrText>
          </w:r>
          <w:r w:rsidR="009263DB">
            <w:fldChar w:fldCharType="separate"/>
          </w:r>
          <w:r w:rsidR="4B6B5B9A" w:rsidRPr="4B6B5B9A">
            <w:rPr>
              <w:rStyle w:val="Hyperlink"/>
            </w:rPr>
            <w:t>10</w:t>
          </w:r>
          <w:r w:rsidR="009263DB">
            <w:fldChar w:fldCharType="end"/>
          </w:r>
          <w:r>
            <w:fldChar w:fldCharType="end"/>
          </w:r>
        </w:p>
        <w:p w14:paraId="30889A11" w14:textId="5AC207FD" w:rsidR="00F95213" w:rsidRDefault="00DD4745">
          <w:pPr>
            <w:pStyle w:val="TOC2"/>
            <w:tabs>
              <w:tab w:val="right" w:leader="dot" w:pos="10080"/>
            </w:tabs>
            <w:rPr>
              <w:rStyle w:val="Hyperlink"/>
              <w:kern w:val="2"/>
              <w:lang w:bidi="ar-SA"/>
            </w:rPr>
            <w:pPrChange w:id="68" w:author="Forward, Kelsey (DNR)" w:date="2024-06-27T16:05:00Z">
              <w:pPr/>
            </w:pPrChange>
          </w:pPr>
          <w:r>
            <w:fldChar w:fldCharType="begin"/>
          </w:r>
          <w:r>
            <w:instrText>HYPERLINK \l "_Toc817013944" \h</w:instrText>
          </w:r>
          <w:r>
            <w:fldChar w:fldCharType="separate"/>
          </w:r>
          <w:r w:rsidR="4B6B5B9A" w:rsidRPr="4B6B5B9A">
            <w:rPr>
              <w:rStyle w:val="Hyperlink"/>
            </w:rPr>
            <w:t>Editing Well Data</w:t>
          </w:r>
          <w:ins w:id="69" w:author="Forward, Kelsey (DNR)" w:date="2024-06-27T16:05:00Z">
            <w:r w:rsidR="009263DB">
              <w:tab/>
            </w:r>
          </w:ins>
          <w:r w:rsidR="009263DB">
            <w:fldChar w:fldCharType="begin"/>
          </w:r>
          <w:r w:rsidR="009263DB">
            <w:instrText>PAGEREF _Toc817013944 \h</w:instrText>
          </w:r>
          <w:r w:rsidR="009263DB">
            <w:fldChar w:fldCharType="separate"/>
          </w:r>
          <w:r w:rsidR="4B6B5B9A" w:rsidRPr="4B6B5B9A">
            <w:rPr>
              <w:rStyle w:val="Hyperlink"/>
            </w:rPr>
            <w:t>10</w:t>
          </w:r>
          <w:r w:rsidR="009263DB">
            <w:fldChar w:fldCharType="end"/>
          </w:r>
          <w:r>
            <w:fldChar w:fldCharType="end"/>
          </w:r>
        </w:p>
        <w:p w14:paraId="038B3B65" w14:textId="03292CAA" w:rsidR="00F95213" w:rsidRDefault="00DD4745">
          <w:pPr>
            <w:pStyle w:val="TOC3"/>
            <w:tabs>
              <w:tab w:val="right" w:leader="dot" w:pos="10080"/>
            </w:tabs>
            <w:rPr>
              <w:rStyle w:val="Hyperlink"/>
              <w:kern w:val="2"/>
              <w:lang w:bidi="ar-SA"/>
            </w:rPr>
            <w:pPrChange w:id="70" w:author="Forward, Kelsey (DNR)" w:date="2024-06-27T16:05:00Z">
              <w:pPr/>
            </w:pPrChange>
          </w:pPr>
          <w:r>
            <w:fldChar w:fldCharType="begin"/>
          </w:r>
          <w:r>
            <w:instrText>HYPERLINK \l "_Toc747050434" \h</w:instrText>
          </w:r>
          <w:r>
            <w:fldChar w:fldCharType="separate"/>
          </w:r>
          <w:r w:rsidR="4B6B5B9A" w:rsidRPr="4B6B5B9A">
            <w:rPr>
              <w:rStyle w:val="Hyperlink"/>
            </w:rPr>
            <w:t>Edit well information</w:t>
          </w:r>
          <w:ins w:id="71" w:author="Forward, Kelsey (DNR)" w:date="2024-06-27T16:05:00Z">
            <w:r w:rsidR="009263DB">
              <w:tab/>
            </w:r>
          </w:ins>
          <w:r w:rsidR="009263DB">
            <w:fldChar w:fldCharType="begin"/>
          </w:r>
          <w:r w:rsidR="009263DB">
            <w:instrText>PAGEREF _Toc747050434 \h</w:instrText>
          </w:r>
          <w:r w:rsidR="009263DB">
            <w:fldChar w:fldCharType="separate"/>
          </w:r>
          <w:r w:rsidR="4B6B5B9A" w:rsidRPr="4B6B5B9A">
            <w:rPr>
              <w:rStyle w:val="Hyperlink"/>
            </w:rPr>
            <w:t>10</w:t>
          </w:r>
          <w:r w:rsidR="009263DB">
            <w:fldChar w:fldCharType="end"/>
          </w:r>
          <w:r>
            <w:fldChar w:fldCharType="end"/>
          </w:r>
        </w:p>
        <w:p w14:paraId="0F725488" w14:textId="0C6454E8" w:rsidR="00F95213" w:rsidRDefault="00DD4745">
          <w:pPr>
            <w:pStyle w:val="TOC3"/>
            <w:tabs>
              <w:tab w:val="right" w:leader="dot" w:pos="10080"/>
            </w:tabs>
            <w:rPr>
              <w:rStyle w:val="Hyperlink"/>
              <w:kern w:val="2"/>
              <w:lang w:bidi="ar-SA"/>
            </w:rPr>
            <w:pPrChange w:id="72" w:author="Forward, Kelsey (DNR)" w:date="2024-06-27T16:05:00Z">
              <w:pPr/>
            </w:pPrChange>
          </w:pPr>
          <w:r>
            <w:fldChar w:fldCharType="begin"/>
          </w:r>
          <w:r>
            <w:instrText>HYPERLINK \l "_Toc959832325" \h</w:instrText>
          </w:r>
          <w:r>
            <w:fldChar w:fldCharType="separate"/>
          </w:r>
          <w:r w:rsidR="4B6B5B9A" w:rsidRPr="4B6B5B9A">
            <w:rPr>
              <w:rStyle w:val="Hyperlink"/>
            </w:rPr>
            <w:t>Edit well locations</w:t>
          </w:r>
          <w:ins w:id="73" w:author="Forward, Kelsey (DNR)" w:date="2024-06-27T16:05:00Z">
            <w:r w:rsidR="009263DB">
              <w:tab/>
            </w:r>
          </w:ins>
          <w:r w:rsidR="009263DB">
            <w:fldChar w:fldCharType="begin"/>
          </w:r>
          <w:r w:rsidR="009263DB">
            <w:instrText>PAGEREF _Toc959832325 \h</w:instrText>
          </w:r>
          <w:r w:rsidR="009263DB">
            <w:fldChar w:fldCharType="separate"/>
          </w:r>
          <w:r w:rsidR="4B6B5B9A" w:rsidRPr="4B6B5B9A">
            <w:rPr>
              <w:rStyle w:val="Hyperlink"/>
            </w:rPr>
            <w:t>10</w:t>
          </w:r>
          <w:r w:rsidR="009263DB">
            <w:fldChar w:fldCharType="end"/>
          </w:r>
          <w:r>
            <w:fldChar w:fldCharType="end"/>
          </w:r>
        </w:p>
        <w:p w14:paraId="302199C8" w14:textId="58081525" w:rsidR="00F95213" w:rsidRDefault="00DD4745">
          <w:pPr>
            <w:pStyle w:val="TOC2"/>
            <w:tabs>
              <w:tab w:val="right" w:leader="dot" w:pos="10080"/>
            </w:tabs>
            <w:rPr>
              <w:rStyle w:val="Hyperlink"/>
              <w:kern w:val="2"/>
              <w:lang w:bidi="ar-SA"/>
            </w:rPr>
            <w:pPrChange w:id="74" w:author="Forward, Kelsey (DNR)" w:date="2024-06-27T16:05:00Z">
              <w:pPr/>
            </w:pPrChange>
          </w:pPr>
          <w:r>
            <w:fldChar w:fldCharType="begin"/>
          </w:r>
          <w:r>
            <w:instrText>HYPERLINK \l "_Toc2119488474" \h</w:instrText>
          </w:r>
          <w:r>
            <w:fldChar w:fldCharType="separate"/>
          </w:r>
          <w:r w:rsidR="4B6B5B9A" w:rsidRPr="4B6B5B9A">
            <w:rPr>
              <w:rStyle w:val="Hyperlink"/>
            </w:rPr>
            <w:t>Add New or Missing Wells</w:t>
          </w:r>
          <w:ins w:id="75" w:author="Forward, Kelsey (DNR)" w:date="2024-06-27T16:05:00Z">
            <w:r w:rsidR="009263DB">
              <w:tab/>
            </w:r>
          </w:ins>
          <w:r w:rsidR="009263DB">
            <w:fldChar w:fldCharType="begin"/>
          </w:r>
          <w:r w:rsidR="009263DB">
            <w:instrText>PAGEREF _Toc2119488474 \h</w:instrText>
          </w:r>
          <w:r w:rsidR="009263DB">
            <w:fldChar w:fldCharType="separate"/>
          </w:r>
          <w:r w:rsidR="4B6B5B9A" w:rsidRPr="4B6B5B9A">
            <w:rPr>
              <w:rStyle w:val="Hyperlink"/>
            </w:rPr>
            <w:t>10</w:t>
          </w:r>
          <w:r w:rsidR="009263DB">
            <w:fldChar w:fldCharType="end"/>
          </w:r>
          <w:r>
            <w:fldChar w:fldCharType="end"/>
          </w:r>
        </w:p>
        <w:p w14:paraId="14156639" w14:textId="31A2C412" w:rsidR="00F95213" w:rsidRDefault="00DD4745">
          <w:pPr>
            <w:pStyle w:val="TOC3"/>
            <w:tabs>
              <w:tab w:val="right" w:leader="dot" w:pos="10080"/>
            </w:tabs>
            <w:rPr>
              <w:rStyle w:val="Hyperlink"/>
              <w:kern w:val="2"/>
              <w:lang w:bidi="ar-SA"/>
            </w:rPr>
            <w:pPrChange w:id="76" w:author="Forward, Kelsey (DNR)" w:date="2024-06-27T16:05:00Z">
              <w:pPr/>
            </w:pPrChange>
          </w:pPr>
          <w:r>
            <w:fldChar w:fldCharType="begin"/>
          </w:r>
          <w:r>
            <w:instrText>HYPERLINK \l "_Toc1326163670" \h</w:instrText>
          </w:r>
          <w:r>
            <w:fldChar w:fldCharType="separate"/>
          </w:r>
          <w:r w:rsidR="4B6B5B9A" w:rsidRPr="4B6B5B9A">
            <w:rPr>
              <w:rStyle w:val="Hyperlink"/>
            </w:rPr>
            <w:t>Manual Data Entry</w:t>
          </w:r>
          <w:ins w:id="77" w:author="Forward, Kelsey (DNR)" w:date="2024-06-27T16:05:00Z">
            <w:r w:rsidR="009263DB">
              <w:tab/>
            </w:r>
          </w:ins>
          <w:r w:rsidR="009263DB">
            <w:fldChar w:fldCharType="begin"/>
          </w:r>
          <w:r w:rsidR="009263DB">
            <w:instrText>PAGEREF _Toc1326163670 \h</w:instrText>
          </w:r>
          <w:r w:rsidR="009263DB">
            <w:fldChar w:fldCharType="separate"/>
          </w:r>
          <w:r w:rsidR="4B6B5B9A" w:rsidRPr="4B6B5B9A">
            <w:rPr>
              <w:rStyle w:val="Hyperlink"/>
            </w:rPr>
            <w:t>10</w:t>
          </w:r>
          <w:r w:rsidR="009263DB">
            <w:fldChar w:fldCharType="end"/>
          </w:r>
          <w:r>
            <w:fldChar w:fldCharType="end"/>
          </w:r>
        </w:p>
        <w:p w14:paraId="13FF6703" w14:textId="60C713DD" w:rsidR="00F95213" w:rsidRDefault="00DD4745">
          <w:pPr>
            <w:pStyle w:val="TOC3"/>
            <w:tabs>
              <w:tab w:val="right" w:leader="dot" w:pos="10080"/>
            </w:tabs>
            <w:rPr>
              <w:rStyle w:val="Hyperlink"/>
              <w:kern w:val="2"/>
              <w:lang w:bidi="ar-SA"/>
            </w:rPr>
            <w:pPrChange w:id="78" w:author="Forward, Kelsey (DNR)" w:date="2024-06-27T16:05:00Z">
              <w:pPr/>
            </w:pPrChange>
          </w:pPr>
          <w:r>
            <w:fldChar w:fldCharType="begin"/>
          </w:r>
          <w:r>
            <w:instrText>HYPERLINK \l "_Toc615954278" \h</w:instrText>
          </w:r>
          <w:r>
            <w:fldChar w:fldCharType="separate"/>
          </w:r>
          <w:r w:rsidR="4B6B5B9A" w:rsidRPr="4B6B5B9A">
            <w:rPr>
              <w:rStyle w:val="Hyperlink"/>
            </w:rPr>
            <w:t>Combining Files</w:t>
          </w:r>
          <w:ins w:id="79" w:author="Forward, Kelsey (DNR)" w:date="2024-06-27T16:05:00Z">
            <w:r w:rsidR="009263DB">
              <w:tab/>
            </w:r>
          </w:ins>
          <w:r w:rsidR="009263DB">
            <w:fldChar w:fldCharType="begin"/>
          </w:r>
          <w:r w:rsidR="009263DB">
            <w:instrText>PAGEREF _Toc615954278 \h</w:instrText>
          </w:r>
          <w:r w:rsidR="009263DB">
            <w:fldChar w:fldCharType="separate"/>
          </w:r>
          <w:r w:rsidR="4B6B5B9A" w:rsidRPr="4B6B5B9A">
            <w:rPr>
              <w:rStyle w:val="Hyperlink"/>
            </w:rPr>
            <w:t>10</w:t>
          </w:r>
          <w:r w:rsidR="009263DB">
            <w:fldChar w:fldCharType="end"/>
          </w:r>
          <w:r>
            <w:fldChar w:fldCharType="end"/>
          </w:r>
        </w:p>
        <w:p w14:paraId="481F8A72" w14:textId="4753F618" w:rsidR="00F95213" w:rsidRDefault="00DD4745">
          <w:pPr>
            <w:pStyle w:val="TOC3"/>
            <w:tabs>
              <w:tab w:val="right" w:leader="dot" w:pos="10080"/>
            </w:tabs>
            <w:rPr>
              <w:rStyle w:val="Hyperlink"/>
              <w:kern w:val="2"/>
              <w:lang w:bidi="ar-SA"/>
            </w:rPr>
            <w:pPrChange w:id="80" w:author="Forward, Kelsey (DNR)" w:date="2024-06-27T16:05:00Z">
              <w:pPr/>
            </w:pPrChange>
          </w:pPr>
          <w:r>
            <w:fldChar w:fldCharType="begin"/>
          </w:r>
          <w:r>
            <w:instrText>HYPERLINK \l "_Toc1673025151" \h</w:instrText>
          </w:r>
          <w:r>
            <w:fldChar w:fldCharType="separate"/>
          </w:r>
          <w:r w:rsidR="4B6B5B9A" w:rsidRPr="4B6B5B9A">
            <w:rPr>
              <w:rStyle w:val="Hyperlink"/>
            </w:rPr>
            <w:t>Running Tools</w:t>
          </w:r>
          <w:ins w:id="81" w:author="Forward, Kelsey (DNR)" w:date="2024-06-27T16:05:00Z">
            <w:r w:rsidR="009263DB">
              <w:tab/>
            </w:r>
          </w:ins>
          <w:r w:rsidR="009263DB">
            <w:fldChar w:fldCharType="begin"/>
          </w:r>
          <w:r w:rsidR="009263DB">
            <w:instrText>PAGEREF _Toc1673025151 \h</w:instrText>
          </w:r>
          <w:r w:rsidR="009263DB">
            <w:fldChar w:fldCharType="separate"/>
          </w:r>
          <w:r w:rsidR="4B6B5B9A" w:rsidRPr="4B6B5B9A">
            <w:rPr>
              <w:rStyle w:val="Hyperlink"/>
            </w:rPr>
            <w:t>10</w:t>
          </w:r>
          <w:r w:rsidR="009263DB">
            <w:fldChar w:fldCharType="end"/>
          </w:r>
          <w:r>
            <w:fldChar w:fldCharType="end"/>
          </w:r>
        </w:p>
        <w:p w14:paraId="26829906" w14:textId="7A5E1DEF" w:rsidR="5A96A18D" w:rsidRDefault="00DD4745">
          <w:pPr>
            <w:pStyle w:val="TOC2"/>
            <w:tabs>
              <w:tab w:val="right" w:leader="dot" w:pos="10080"/>
            </w:tabs>
            <w:rPr>
              <w:rStyle w:val="Hyperlink"/>
            </w:rPr>
            <w:pPrChange w:id="82" w:author="Forward, Kelsey (DNR)" w:date="2024-06-27T16:05:00Z">
              <w:pPr/>
            </w:pPrChange>
          </w:pPr>
          <w:r>
            <w:fldChar w:fldCharType="begin"/>
          </w:r>
          <w:r>
            <w:instrText>HYPERLINK \l "_Toc1731441511" \h</w:instrText>
          </w:r>
          <w:r>
            <w:fldChar w:fldCharType="separate"/>
          </w:r>
          <w:r w:rsidR="4B6B5B9A" w:rsidRPr="4B6B5B9A">
            <w:rPr>
              <w:rStyle w:val="Hyperlink"/>
            </w:rPr>
            <w:t>Extras</w:t>
          </w:r>
          <w:ins w:id="83" w:author="Forward, Kelsey (DNR)" w:date="2024-06-27T16:05:00Z">
            <w:r w:rsidR="009263DB">
              <w:tab/>
            </w:r>
          </w:ins>
          <w:r w:rsidR="009263DB">
            <w:fldChar w:fldCharType="begin"/>
          </w:r>
          <w:r w:rsidR="009263DB">
            <w:instrText>PAGEREF _Toc1731441511 \h</w:instrText>
          </w:r>
          <w:r w:rsidR="009263DB">
            <w:fldChar w:fldCharType="separate"/>
          </w:r>
          <w:r w:rsidR="4B6B5B9A" w:rsidRPr="4B6B5B9A">
            <w:rPr>
              <w:rStyle w:val="Hyperlink"/>
            </w:rPr>
            <w:t>10</w:t>
          </w:r>
          <w:r w:rsidR="009263DB">
            <w:fldChar w:fldCharType="end"/>
          </w:r>
          <w:r>
            <w:fldChar w:fldCharType="end"/>
          </w:r>
        </w:p>
        <w:p w14:paraId="49C59970" w14:textId="0B44D2E4" w:rsidR="5A96A18D" w:rsidRDefault="00DD4745">
          <w:pPr>
            <w:pStyle w:val="TOC3"/>
            <w:tabs>
              <w:tab w:val="right" w:leader="dot" w:pos="10080"/>
            </w:tabs>
            <w:rPr>
              <w:rStyle w:val="Hyperlink"/>
            </w:rPr>
            <w:pPrChange w:id="84" w:author="Forward, Kelsey (DNR)" w:date="2024-06-27T16:05:00Z">
              <w:pPr/>
            </w:pPrChange>
          </w:pPr>
          <w:r>
            <w:fldChar w:fldCharType="begin"/>
          </w:r>
          <w:r>
            <w:instrText>HYPERLINK \l "_Toc1558380709" \h</w:instrText>
          </w:r>
          <w:r>
            <w:fldChar w:fldCharType="separate"/>
          </w:r>
          <w:r w:rsidR="4B6B5B9A" w:rsidRPr="4B6B5B9A">
            <w:rPr>
              <w:rStyle w:val="Hyperlink"/>
            </w:rPr>
            <w:t>7 Create Vertical Lines at Intersections</w:t>
          </w:r>
          <w:ins w:id="85" w:author="Forward, Kelsey (DNR)" w:date="2024-06-27T16:05:00Z">
            <w:r w:rsidR="009263DB">
              <w:tab/>
            </w:r>
          </w:ins>
          <w:r w:rsidR="009263DB">
            <w:fldChar w:fldCharType="begin"/>
          </w:r>
          <w:r w:rsidR="009263DB">
            <w:instrText>PAGEREF _Toc1558380709 \h</w:instrText>
          </w:r>
          <w:r w:rsidR="009263DB">
            <w:fldChar w:fldCharType="separate"/>
          </w:r>
          <w:r w:rsidR="4B6B5B9A" w:rsidRPr="4B6B5B9A">
            <w:rPr>
              <w:rStyle w:val="Hyperlink"/>
            </w:rPr>
            <w:t>10</w:t>
          </w:r>
          <w:r w:rsidR="009263DB">
            <w:fldChar w:fldCharType="end"/>
          </w:r>
          <w:r>
            <w:fldChar w:fldCharType="end"/>
          </w:r>
        </w:p>
        <w:p w14:paraId="1CCEFBCA" w14:textId="579A1806" w:rsidR="5A96A18D" w:rsidRDefault="00DD4745">
          <w:pPr>
            <w:pStyle w:val="TOC2"/>
            <w:tabs>
              <w:tab w:val="right" w:leader="dot" w:pos="10080"/>
            </w:tabs>
            <w:rPr>
              <w:rStyle w:val="Hyperlink"/>
            </w:rPr>
            <w:pPrChange w:id="86" w:author="Forward, Kelsey (DNR)" w:date="2024-06-27T16:05:00Z">
              <w:pPr/>
            </w:pPrChange>
          </w:pPr>
          <w:r>
            <w:fldChar w:fldCharType="begin"/>
          </w:r>
          <w:r>
            <w:instrText>HYPERLINK \l "_Toc1262178867" \h</w:instrText>
          </w:r>
          <w:r>
            <w:fldChar w:fldCharType="separate"/>
          </w:r>
          <w:r w:rsidR="4B6B5B9A" w:rsidRPr="4B6B5B9A">
            <w:rPr>
              <w:rStyle w:val="Hyperlink"/>
            </w:rPr>
            <w:t>Formatting the Cross-sections</w:t>
          </w:r>
          <w:ins w:id="87" w:author="Forward, Kelsey (DNR)" w:date="2024-06-27T16:05:00Z">
            <w:r w:rsidR="009263DB">
              <w:tab/>
            </w:r>
          </w:ins>
          <w:r w:rsidR="009263DB">
            <w:fldChar w:fldCharType="begin"/>
          </w:r>
          <w:r w:rsidR="009263DB">
            <w:instrText>PAGEREF _Toc1262178867 \h</w:instrText>
          </w:r>
          <w:r w:rsidR="009263DB">
            <w:fldChar w:fldCharType="separate"/>
          </w:r>
          <w:r w:rsidR="4B6B5B9A" w:rsidRPr="4B6B5B9A">
            <w:rPr>
              <w:rStyle w:val="Hyperlink"/>
            </w:rPr>
            <w:t>10</w:t>
          </w:r>
          <w:r w:rsidR="009263DB">
            <w:fldChar w:fldCharType="end"/>
          </w:r>
          <w:r>
            <w:fldChar w:fldCharType="end"/>
          </w:r>
        </w:p>
        <w:p w14:paraId="26C2364C" w14:textId="066BFCB4" w:rsidR="5A96A18D" w:rsidRDefault="00DD4745">
          <w:pPr>
            <w:pStyle w:val="TOC3"/>
            <w:tabs>
              <w:tab w:val="right" w:leader="dot" w:pos="10080"/>
            </w:tabs>
            <w:rPr>
              <w:rStyle w:val="Hyperlink"/>
            </w:rPr>
            <w:pPrChange w:id="88" w:author="Forward, Kelsey (DNR)" w:date="2024-06-27T16:05:00Z">
              <w:pPr/>
            </w:pPrChange>
          </w:pPr>
          <w:r>
            <w:fldChar w:fldCharType="begin"/>
          </w:r>
          <w:r>
            <w:instrText>HYPERLINK \l "_Toc2098595148" \h</w:instrText>
          </w:r>
          <w:r>
            <w:fldChar w:fldCharType="separate"/>
          </w:r>
          <w:r w:rsidR="4B6B5B9A" w:rsidRPr="4B6B5B9A">
            <w:rPr>
              <w:rStyle w:val="Hyperlink"/>
            </w:rPr>
            <w:t>Non-public Information</w:t>
          </w:r>
          <w:ins w:id="89" w:author="Forward, Kelsey (DNR)" w:date="2024-06-27T16:05:00Z">
            <w:r w:rsidR="009263DB">
              <w:tab/>
            </w:r>
          </w:ins>
          <w:r w:rsidR="009263DB">
            <w:fldChar w:fldCharType="begin"/>
          </w:r>
          <w:r w:rsidR="009263DB">
            <w:instrText>PAGEREF _Toc2098595148 \h</w:instrText>
          </w:r>
          <w:r w:rsidR="009263DB">
            <w:fldChar w:fldCharType="separate"/>
          </w:r>
          <w:r w:rsidR="4B6B5B9A" w:rsidRPr="4B6B5B9A">
            <w:rPr>
              <w:rStyle w:val="Hyperlink"/>
            </w:rPr>
            <w:t>10</w:t>
          </w:r>
          <w:r w:rsidR="009263DB">
            <w:fldChar w:fldCharType="end"/>
          </w:r>
          <w:r>
            <w:fldChar w:fldCharType="end"/>
          </w:r>
        </w:p>
        <w:p w14:paraId="071389A1" w14:textId="3EB47C61" w:rsidR="5A96A18D" w:rsidRDefault="00DD4745">
          <w:pPr>
            <w:pStyle w:val="TOC3"/>
            <w:tabs>
              <w:tab w:val="right" w:leader="dot" w:pos="10080"/>
            </w:tabs>
            <w:rPr>
              <w:rStyle w:val="Hyperlink"/>
            </w:rPr>
            <w:pPrChange w:id="90" w:author="Forward, Kelsey (DNR)" w:date="2024-06-27T16:05:00Z">
              <w:pPr/>
            </w:pPrChange>
          </w:pPr>
          <w:r>
            <w:fldChar w:fldCharType="begin"/>
          </w:r>
          <w:r>
            <w:instrText>HYPERLINK \l "_Toc966586230" \h</w:instrText>
          </w:r>
          <w:r>
            <w:fldChar w:fldCharType="separate"/>
          </w:r>
          <w:r w:rsidR="4B6B5B9A" w:rsidRPr="4B6B5B9A">
            <w:rPr>
              <w:rStyle w:val="Hyperlink"/>
            </w:rPr>
            <w:t>Symbolize and label the wells in cross-section view</w:t>
          </w:r>
          <w:ins w:id="91" w:author="Forward, Kelsey (DNR)" w:date="2024-06-27T16:05:00Z">
            <w:r w:rsidR="009263DB">
              <w:tab/>
            </w:r>
          </w:ins>
          <w:r w:rsidR="009263DB">
            <w:fldChar w:fldCharType="begin"/>
          </w:r>
          <w:r w:rsidR="009263DB">
            <w:instrText>PAGEREF _Toc966586230 \h</w:instrText>
          </w:r>
          <w:r w:rsidR="009263DB">
            <w:fldChar w:fldCharType="separate"/>
          </w:r>
          <w:r w:rsidR="4B6B5B9A" w:rsidRPr="4B6B5B9A">
            <w:rPr>
              <w:rStyle w:val="Hyperlink"/>
            </w:rPr>
            <w:t>10</w:t>
          </w:r>
          <w:r w:rsidR="009263DB">
            <w:fldChar w:fldCharType="end"/>
          </w:r>
          <w:r>
            <w:fldChar w:fldCharType="end"/>
          </w:r>
        </w:p>
        <w:p w14:paraId="25052E73" w14:textId="53A6CB99" w:rsidR="5A96A18D" w:rsidRDefault="00DD4745">
          <w:pPr>
            <w:pStyle w:val="TOC3"/>
            <w:tabs>
              <w:tab w:val="right" w:leader="dot" w:pos="10080"/>
            </w:tabs>
            <w:rPr>
              <w:rStyle w:val="Hyperlink"/>
            </w:rPr>
            <w:pPrChange w:id="92" w:author="Forward, Kelsey (DNR)" w:date="2024-06-27T16:05:00Z">
              <w:pPr/>
            </w:pPrChange>
          </w:pPr>
          <w:r>
            <w:fldChar w:fldCharType="begin"/>
          </w:r>
          <w:r>
            <w:instrText>HYPERLINK \l "_Toc2122929110" \h</w:instrText>
          </w:r>
          <w:r>
            <w:fldChar w:fldCharType="separate"/>
          </w:r>
          <w:r w:rsidR="4B6B5B9A" w:rsidRPr="4B6B5B9A">
            <w:rPr>
              <w:rStyle w:val="Hyperlink"/>
            </w:rPr>
            <w:t>Format the well construction file</w:t>
          </w:r>
          <w:ins w:id="93" w:author="Forward, Kelsey (DNR)" w:date="2024-06-27T16:05:00Z">
            <w:r w:rsidR="009263DB">
              <w:tab/>
            </w:r>
          </w:ins>
          <w:r w:rsidR="009263DB">
            <w:fldChar w:fldCharType="begin"/>
          </w:r>
          <w:r w:rsidR="009263DB">
            <w:instrText>PAGEREF _Toc2122929110 \h</w:instrText>
          </w:r>
          <w:r w:rsidR="009263DB">
            <w:fldChar w:fldCharType="separate"/>
          </w:r>
          <w:r w:rsidR="4B6B5B9A" w:rsidRPr="4B6B5B9A">
            <w:rPr>
              <w:rStyle w:val="Hyperlink"/>
            </w:rPr>
            <w:t>10</w:t>
          </w:r>
          <w:r w:rsidR="009263DB">
            <w:fldChar w:fldCharType="end"/>
          </w:r>
          <w:r>
            <w:fldChar w:fldCharType="end"/>
          </w:r>
        </w:p>
        <w:p w14:paraId="14F0952F" w14:textId="1A407F9D" w:rsidR="5A96A18D" w:rsidRDefault="00DD4745">
          <w:pPr>
            <w:pStyle w:val="TOC3"/>
            <w:tabs>
              <w:tab w:val="right" w:leader="dot" w:pos="10080"/>
            </w:tabs>
            <w:rPr>
              <w:rStyle w:val="Hyperlink"/>
            </w:rPr>
            <w:pPrChange w:id="94" w:author="Forward, Kelsey (DNR)" w:date="2024-06-27T16:05:00Z">
              <w:pPr/>
            </w:pPrChange>
          </w:pPr>
          <w:r>
            <w:fldChar w:fldCharType="begin"/>
          </w:r>
          <w:r>
            <w:instrText>HYPERLINK \l "_Toc936899308" \h</w:instrText>
          </w:r>
          <w:r>
            <w:fldChar w:fldCharType="separate"/>
          </w:r>
          <w:r w:rsidR="4B6B5B9A" w:rsidRPr="4B6B5B9A">
            <w:rPr>
              <w:rStyle w:val="Hyperlink"/>
            </w:rPr>
            <w:t>Combine verified and unverified well lithology files</w:t>
          </w:r>
          <w:ins w:id="95" w:author="Forward, Kelsey (DNR)" w:date="2024-06-27T16:05:00Z">
            <w:r w:rsidR="009263DB">
              <w:tab/>
            </w:r>
          </w:ins>
          <w:r w:rsidR="009263DB">
            <w:fldChar w:fldCharType="begin"/>
          </w:r>
          <w:r w:rsidR="009263DB">
            <w:instrText>PAGEREF _Toc936899308 \h</w:instrText>
          </w:r>
          <w:r w:rsidR="009263DB">
            <w:fldChar w:fldCharType="separate"/>
          </w:r>
          <w:r w:rsidR="4B6B5B9A" w:rsidRPr="4B6B5B9A">
            <w:rPr>
              <w:rStyle w:val="Hyperlink"/>
            </w:rPr>
            <w:t>10</w:t>
          </w:r>
          <w:r w:rsidR="009263DB">
            <w:fldChar w:fldCharType="end"/>
          </w:r>
          <w:r>
            <w:fldChar w:fldCharType="end"/>
          </w:r>
        </w:p>
        <w:p w14:paraId="4183372C" w14:textId="593031F7" w:rsidR="5A96A18D" w:rsidRDefault="00DD4745">
          <w:pPr>
            <w:pStyle w:val="TOC3"/>
            <w:tabs>
              <w:tab w:val="right" w:leader="dot" w:pos="10080"/>
            </w:tabs>
            <w:rPr>
              <w:rStyle w:val="Hyperlink"/>
            </w:rPr>
            <w:pPrChange w:id="96" w:author="Forward, Kelsey (DNR)" w:date="2024-06-27T16:05:00Z">
              <w:pPr/>
            </w:pPrChange>
          </w:pPr>
          <w:r>
            <w:fldChar w:fldCharType="begin"/>
          </w:r>
          <w:r>
            <w:instrText>HYPERLINK \l "_Toc503896193" \h</w:instrText>
          </w:r>
          <w:r>
            <w:fldChar w:fldCharType="separate"/>
          </w:r>
          <w:r w:rsidR="4B6B5B9A" w:rsidRPr="4B6B5B9A">
            <w:rPr>
              <w:rStyle w:val="Hyperlink"/>
            </w:rPr>
            <w:t>Format the verified well lithology file</w:t>
          </w:r>
          <w:ins w:id="97" w:author="Forward, Kelsey (DNR)" w:date="2024-06-27T16:05:00Z">
            <w:r w:rsidR="009263DB">
              <w:tab/>
            </w:r>
          </w:ins>
          <w:r w:rsidR="009263DB">
            <w:fldChar w:fldCharType="begin"/>
          </w:r>
          <w:r w:rsidR="009263DB">
            <w:instrText>PAGEREF _Toc503896193 \h</w:instrText>
          </w:r>
          <w:r w:rsidR="009263DB">
            <w:fldChar w:fldCharType="separate"/>
          </w:r>
          <w:r w:rsidR="4B6B5B9A" w:rsidRPr="4B6B5B9A">
            <w:rPr>
              <w:rStyle w:val="Hyperlink"/>
            </w:rPr>
            <w:t>10</w:t>
          </w:r>
          <w:r w:rsidR="009263DB">
            <w:fldChar w:fldCharType="end"/>
          </w:r>
          <w:r>
            <w:fldChar w:fldCharType="end"/>
          </w:r>
        </w:p>
        <w:p w14:paraId="79C274BF" w14:textId="70785C48" w:rsidR="5A96A18D" w:rsidRDefault="00DD4745">
          <w:pPr>
            <w:pStyle w:val="TOC3"/>
            <w:tabs>
              <w:tab w:val="right" w:leader="dot" w:pos="10080"/>
            </w:tabs>
            <w:rPr>
              <w:rStyle w:val="Hyperlink"/>
            </w:rPr>
            <w:pPrChange w:id="98" w:author="Forward, Kelsey (DNR)" w:date="2024-06-27T16:05:00Z">
              <w:pPr/>
            </w:pPrChange>
          </w:pPr>
          <w:r>
            <w:fldChar w:fldCharType="begin"/>
          </w:r>
          <w:r>
            <w:instrText>HYPERLINK \l "_Toc258216849" \h</w:instrText>
          </w:r>
          <w:r>
            <w:fldChar w:fldCharType="separate"/>
          </w:r>
          <w:r w:rsidR="4B6B5B9A" w:rsidRPr="4B6B5B9A">
            <w:rPr>
              <w:rStyle w:val="Hyperlink"/>
            </w:rPr>
            <w:t>Format the unverified well lithology file</w:t>
          </w:r>
          <w:ins w:id="99" w:author="Forward, Kelsey (DNR)" w:date="2024-06-27T16:05:00Z">
            <w:r w:rsidR="009263DB">
              <w:tab/>
            </w:r>
          </w:ins>
          <w:r w:rsidR="009263DB">
            <w:fldChar w:fldCharType="begin"/>
          </w:r>
          <w:r w:rsidR="009263DB">
            <w:instrText>PAGEREF _Toc258216849 \h</w:instrText>
          </w:r>
          <w:r w:rsidR="009263DB">
            <w:fldChar w:fldCharType="separate"/>
          </w:r>
          <w:r w:rsidR="4B6B5B9A" w:rsidRPr="4B6B5B9A">
            <w:rPr>
              <w:rStyle w:val="Hyperlink"/>
            </w:rPr>
            <w:t>10</w:t>
          </w:r>
          <w:r w:rsidR="009263DB">
            <w:fldChar w:fldCharType="end"/>
          </w:r>
          <w:r>
            <w:fldChar w:fldCharType="end"/>
          </w:r>
        </w:p>
        <w:p w14:paraId="73E43D17" w14:textId="26893427" w:rsidR="5A96A18D" w:rsidRDefault="00DD4745">
          <w:pPr>
            <w:pStyle w:val="TOC3"/>
            <w:tabs>
              <w:tab w:val="right" w:leader="dot" w:pos="10080"/>
            </w:tabs>
            <w:rPr>
              <w:rStyle w:val="Hyperlink"/>
            </w:rPr>
            <w:pPrChange w:id="100" w:author="Forward, Kelsey (DNR)" w:date="2024-06-27T16:05:00Z">
              <w:pPr/>
            </w:pPrChange>
          </w:pPr>
          <w:r>
            <w:fldChar w:fldCharType="begin"/>
          </w:r>
          <w:r>
            <w:instrText>HYPERLINK \l "_Toc603775984" \h</w:instrText>
          </w:r>
          <w:r>
            <w:fldChar w:fldCharType="separate"/>
          </w:r>
          <w:r w:rsidR="4B6B5B9A" w:rsidRPr="4B6B5B9A">
            <w:rPr>
              <w:rStyle w:val="Hyperlink"/>
            </w:rPr>
            <w:t>Add the static water level elevations</w:t>
          </w:r>
          <w:ins w:id="101" w:author="Forward, Kelsey (DNR)" w:date="2024-06-27T16:05:00Z">
            <w:r w:rsidR="009263DB">
              <w:tab/>
            </w:r>
          </w:ins>
          <w:r w:rsidR="009263DB">
            <w:fldChar w:fldCharType="begin"/>
          </w:r>
          <w:r w:rsidR="009263DB">
            <w:instrText>PAGEREF _Toc603775984 \h</w:instrText>
          </w:r>
          <w:r w:rsidR="009263DB">
            <w:fldChar w:fldCharType="separate"/>
          </w:r>
          <w:r w:rsidR="4B6B5B9A" w:rsidRPr="4B6B5B9A">
            <w:rPr>
              <w:rStyle w:val="Hyperlink"/>
            </w:rPr>
            <w:t>10</w:t>
          </w:r>
          <w:r w:rsidR="009263DB">
            <w:fldChar w:fldCharType="end"/>
          </w:r>
          <w:r>
            <w:fldChar w:fldCharType="end"/>
          </w:r>
        </w:p>
        <w:p w14:paraId="70B694A4" w14:textId="243FE5D8" w:rsidR="5A96A18D" w:rsidRDefault="00DD4745">
          <w:pPr>
            <w:pStyle w:val="TOC3"/>
            <w:tabs>
              <w:tab w:val="right" w:leader="dot" w:pos="10080"/>
            </w:tabs>
            <w:rPr>
              <w:rStyle w:val="Hyperlink"/>
            </w:rPr>
            <w:pPrChange w:id="102" w:author="Forward, Kelsey (DNR)" w:date="2024-06-27T16:05:00Z">
              <w:pPr/>
            </w:pPrChange>
          </w:pPr>
          <w:r>
            <w:fldChar w:fldCharType="begin"/>
          </w:r>
          <w:r>
            <w:instrText>HYPERLINK \l "_Toc516707911" \h</w:instrText>
          </w:r>
          <w:r>
            <w:fldChar w:fldCharType="separate"/>
          </w:r>
          <w:r w:rsidR="4B6B5B9A" w:rsidRPr="4B6B5B9A">
            <w:rPr>
              <w:rStyle w:val="Hyperlink"/>
            </w:rPr>
            <w:t>Add the pump setting information</w:t>
          </w:r>
          <w:ins w:id="103" w:author="Forward, Kelsey (DNR)" w:date="2024-06-27T16:05:00Z">
            <w:r w:rsidR="009263DB">
              <w:tab/>
            </w:r>
          </w:ins>
          <w:r w:rsidR="009263DB">
            <w:fldChar w:fldCharType="begin"/>
          </w:r>
          <w:r w:rsidR="009263DB">
            <w:instrText>PAGEREF _Toc516707911 \h</w:instrText>
          </w:r>
          <w:r w:rsidR="009263DB">
            <w:fldChar w:fldCharType="separate"/>
          </w:r>
          <w:r w:rsidR="4B6B5B9A" w:rsidRPr="4B6B5B9A">
            <w:rPr>
              <w:rStyle w:val="Hyperlink"/>
            </w:rPr>
            <w:t>10</w:t>
          </w:r>
          <w:r w:rsidR="009263DB">
            <w:fldChar w:fldCharType="end"/>
          </w:r>
          <w:r>
            <w:fldChar w:fldCharType="end"/>
          </w:r>
        </w:p>
        <w:p w14:paraId="66A3EF38" w14:textId="6B3769A4" w:rsidR="5A96A18D" w:rsidRDefault="00DD4745">
          <w:pPr>
            <w:pStyle w:val="TOC3"/>
            <w:tabs>
              <w:tab w:val="right" w:leader="dot" w:pos="10080"/>
            </w:tabs>
            <w:rPr>
              <w:rStyle w:val="Hyperlink"/>
            </w:rPr>
            <w:pPrChange w:id="104" w:author="Forward, Kelsey (DNR)" w:date="2024-06-27T16:05:00Z">
              <w:pPr/>
            </w:pPrChange>
          </w:pPr>
          <w:r>
            <w:fldChar w:fldCharType="begin"/>
          </w:r>
          <w:r>
            <w:instrText>HYPERLINK \l "_Toc1091313154" \h</w:instrText>
          </w:r>
          <w:r>
            <w:fldChar w:fldCharType="separate"/>
          </w:r>
          <w:r w:rsidR="4B6B5B9A" w:rsidRPr="4B6B5B9A">
            <w:rPr>
              <w:rStyle w:val="Hyperlink"/>
            </w:rPr>
            <w:t>Create polylines or polygons to illustrate lithology</w:t>
          </w:r>
          <w:ins w:id="105" w:author="Forward, Kelsey (DNR)" w:date="2024-06-27T16:05:00Z">
            <w:r w:rsidR="009263DB">
              <w:tab/>
            </w:r>
          </w:ins>
          <w:r w:rsidR="009263DB">
            <w:fldChar w:fldCharType="begin"/>
          </w:r>
          <w:r w:rsidR="009263DB">
            <w:instrText>PAGEREF _Toc1091313154 \h</w:instrText>
          </w:r>
          <w:r w:rsidR="009263DB">
            <w:fldChar w:fldCharType="separate"/>
          </w:r>
          <w:r w:rsidR="4B6B5B9A" w:rsidRPr="4B6B5B9A">
            <w:rPr>
              <w:rStyle w:val="Hyperlink"/>
            </w:rPr>
            <w:t>10</w:t>
          </w:r>
          <w:r w:rsidR="009263DB">
            <w:fldChar w:fldCharType="end"/>
          </w:r>
          <w:r>
            <w:fldChar w:fldCharType="end"/>
          </w:r>
        </w:p>
        <w:p w14:paraId="66B69672" w14:textId="75023C15" w:rsidR="5A96A18D" w:rsidRDefault="00DD4745">
          <w:pPr>
            <w:pStyle w:val="TOC3"/>
            <w:tabs>
              <w:tab w:val="right" w:leader="dot" w:pos="10080"/>
            </w:tabs>
            <w:rPr>
              <w:rStyle w:val="Hyperlink"/>
            </w:rPr>
            <w:pPrChange w:id="106" w:author="Forward, Kelsey (DNR)" w:date="2024-06-27T16:05:00Z">
              <w:pPr/>
            </w:pPrChange>
          </w:pPr>
          <w:r>
            <w:lastRenderedPageBreak/>
            <w:fldChar w:fldCharType="begin"/>
          </w:r>
          <w:r>
            <w:instrText>HYPERLINK \l "_Toc1670071667" \h</w:instrText>
          </w:r>
          <w:r>
            <w:fldChar w:fldCharType="separate"/>
          </w:r>
          <w:r w:rsidR="4B6B5B9A" w:rsidRPr="4B6B5B9A">
            <w:rPr>
              <w:rStyle w:val="Hyperlink"/>
            </w:rPr>
            <w:t>Format gridlines and axes</w:t>
          </w:r>
          <w:ins w:id="107" w:author="Forward, Kelsey (DNR)" w:date="2024-06-27T16:05:00Z">
            <w:r w:rsidR="009263DB">
              <w:tab/>
            </w:r>
          </w:ins>
          <w:r w:rsidR="009263DB">
            <w:fldChar w:fldCharType="begin"/>
          </w:r>
          <w:r w:rsidR="009263DB">
            <w:instrText>PAGEREF _Toc1670071667 \h</w:instrText>
          </w:r>
          <w:r w:rsidR="009263DB">
            <w:fldChar w:fldCharType="separate"/>
          </w:r>
          <w:r w:rsidR="4B6B5B9A" w:rsidRPr="4B6B5B9A">
            <w:rPr>
              <w:rStyle w:val="Hyperlink"/>
            </w:rPr>
            <w:t>10</w:t>
          </w:r>
          <w:r w:rsidR="009263DB">
            <w:fldChar w:fldCharType="end"/>
          </w:r>
          <w:r>
            <w:fldChar w:fldCharType="end"/>
          </w:r>
        </w:p>
        <w:p w14:paraId="544404BE" w14:textId="788D3FFC" w:rsidR="5A96A18D" w:rsidRDefault="00DD4745">
          <w:pPr>
            <w:pStyle w:val="TOC3"/>
            <w:tabs>
              <w:tab w:val="right" w:leader="dot" w:pos="10080"/>
            </w:tabs>
            <w:rPr>
              <w:rStyle w:val="Hyperlink"/>
            </w:rPr>
            <w:pPrChange w:id="108" w:author="Forward, Kelsey (DNR)" w:date="2024-06-27T16:05:00Z">
              <w:pPr/>
            </w:pPrChange>
          </w:pPr>
          <w:r>
            <w:fldChar w:fldCharType="begin"/>
          </w:r>
          <w:r>
            <w:instrText>HYPERLINK \l "_Toc2026832768" \h</w:instrText>
          </w:r>
          <w:r>
            <w:fldChar w:fldCharType="separate"/>
          </w:r>
          <w:r w:rsidR="4B6B5B9A" w:rsidRPr="4B6B5B9A">
            <w:rPr>
              <w:rStyle w:val="Hyperlink"/>
            </w:rPr>
            <w:t>Format the legend</w:t>
          </w:r>
          <w:ins w:id="109" w:author="Forward, Kelsey (DNR)" w:date="2024-06-27T16:05:00Z">
            <w:r w:rsidR="009263DB">
              <w:tab/>
            </w:r>
          </w:ins>
          <w:r w:rsidR="009263DB">
            <w:fldChar w:fldCharType="begin"/>
          </w:r>
          <w:r w:rsidR="009263DB">
            <w:instrText>PAGEREF _Toc2026832768 \h</w:instrText>
          </w:r>
          <w:r w:rsidR="009263DB">
            <w:fldChar w:fldCharType="separate"/>
          </w:r>
          <w:r w:rsidR="4B6B5B9A" w:rsidRPr="4B6B5B9A">
            <w:rPr>
              <w:rStyle w:val="Hyperlink"/>
            </w:rPr>
            <w:t>10</w:t>
          </w:r>
          <w:r w:rsidR="009263DB">
            <w:fldChar w:fldCharType="end"/>
          </w:r>
          <w:r>
            <w:fldChar w:fldCharType="end"/>
          </w:r>
        </w:p>
        <w:bookmarkEnd w:id="4"/>
        <w:p w14:paraId="7E364A08" w14:textId="35EA0CFF" w:rsidR="4B6B5B9A" w:rsidRDefault="00DD4745">
          <w:pPr>
            <w:pStyle w:val="TOC3"/>
            <w:tabs>
              <w:tab w:val="right" w:leader="dot" w:pos="10080"/>
            </w:tabs>
            <w:rPr>
              <w:rStyle w:val="Hyperlink"/>
            </w:rPr>
            <w:pPrChange w:id="110" w:author="Forward, Kelsey (DNR)" w:date="2024-06-27T16:05:00Z">
              <w:pPr/>
            </w:pPrChange>
          </w:pPr>
          <w:r>
            <w:fldChar w:fldCharType="begin"/>
          </w:r>
          <w:r>
            <w:instrText>HYPERLINK \l "_Toc25982462" \h</w:instrText>
          </w:r>
          <w:r>
            <w:fldChar w:fldCharType="separate"/>
          </w:r>
          <w:r w:rsidR="4B6B5B9A" w:rsidRPr="4B6B5B9A">
            <w:rPr>
              <w:rStyle w:val="Hyperlink"/>
            </w:rPr>
            <w:t>Format the Cross Section PDF</w:t>
          </w:r>
          <w:ins w:id="111" w:author="Forward, Kelsey (DNR)" w:date="2024-06-27T16:05:00Z">
            <w:r w:rsidR="4B6B5B9A">
              <w:tab/>
            </w:r>
          </w:ins>
          <w:r w:rsidR="4B6B5B9A">
            <w:fldChar w:fldCharType="begin"/>
          </w:r>
          <w:r w:rsidR="4B6B5B9A">
            <w:instrText>PAGEREF _Toc25982462 \h</w:instrText>
          </w:r>
          <w:r w:rsidR="4B6B5B9A">
            <w:fldChar w:fldCharType="separate"/>
          </w:r>
          <w:r w:rsidR="4B6B5B9A" w:rsidRPr="4B6B5B9A">
            <w:rPr>
              <w:rStyle w:val="Hyperlink"/>
            </w:rPr>
            <w:t>10</w:t>
          </w:r>
          <w:r w:rsidR="4B6B5B9A">
            <w:fldChar w:fldCharType="end"/>
          </w:r>
          <w:r>
            <w:fldChar w:fldCharType="end"/>
          </w:r>
          <w:r w:rsidR="4B6B5B9A">
            <w:fldChar w:fldCharType="end"/>
          </w:r>
        </w:p>
      </w:sdtContent>
    </w:sdt>
    <w:p w14:paraId="51C44727" w14:textId="77777777" w:rsidR="00232CFB" w:rsidRPr="00376098" w:rsidRDefault="00232CFB" w:rsidP="00DA4811">
      <w:pPr>
        <w:pStyle w:val="Heading2"/>
      </w:pPr>
    </w:p>
    <w:p w14:paraId="71EA8206" w14:textId="77777777" w:rsidR="00AF3185" w:rsidRDefault="00AF3185" w:rsidP="00A1618A">
      <w:pPr>
        <w:sectPr w:rsidR="00AF3185" w:rsidSect="00463872">
          <w:footerReference w:type="default" r:id="rId19"/>
          <w:footerReference w:type="first" r:id="rId20"/>
          <w:pgSz w:w="12240" w:h="15840" w:code="1"/>
          <w:pgMar w:top="1728" w:right="1080" w:bottom="1440" w:left="1080" w:header="0" w:footer="504" w:gutter="0"/>
          <w:cols w:space="720"/>
          <w:titlePg/>
          <w:docGrid w:linePitch="326"/>
        </w:sectPr>
      </w:pPr>
      <w:bookmarkStart w:id="112" w:name="_Toc459133885"/>
      <w:bookmarkStart w:id="113" w:name="_Toc461107855"/>
    </w:p>
    <w:p w14:paraId="21EC4B52" w14:textId="556905B3" w:rsidR="00AC0A68" w:rsidRDefault="5B6889DA" w:rsidP="00AC0A68">
      <w:pPr>
        <w:pStyle w:val="Heading2"/>
      </w:pPr>
      <w:bookmarkStart w:id="114" w:name="_Toc200821374"/>
      <w:bookmarkEnd w:id="112"/>
      <w:bookmarkEnd w:id="113"/>
      <w:r>
        <w:lastRenderedPageBreak/>
        <w:t>Versioning</w:t>
      </w:r>
      <w:r w:rsidR="6DBA55E2">
        <w:t xml:space="preserve"> and Extensions</w:t>
      </w:r>
      <w:bookmarkEnd w:id="114"/>
    </w:p>
    <w:p w14:paraId="4D15D015" w14:textId="491DBC90" w:rsidR="00AC0A68" w:rsidRDefault="4727330F" w:rsidP="5A96A18D">
      <w:r>
        <w:t>Before beginning, m</w:t>
      </w:r>
      <w:r w:rsidR="5E25881A">
        <w:t>ake sure you have</w:t>
      </w:r>
      <w:r w:rsidR="6DE8C4C7">
        <w:t>:</w:t>
      </w:r>
    </w:p>
    <w:p w14:paraId="722E3DDF" w14:textId="2FFA8556" w:rsidR="00AC0A68" w:rsidRDefault="3D1DC8D0" w:rsidP="00382FD0">
      <w:pPr>
        <w:pStyle w:val="ListParagraph"/>
        <w:numPr>
          <w:ilvl w:val="0"/>
          <w:numId w:val="37"/>
        </w:numPr>
      </w:pPr>
      <w:r>
        <w:t>I</w:t>
      </w:r>
      <w:r w:rsidR="5E25881A">
        <w:t>nstalled ArcGIS Pro</w:t>
      </w:r>
      <w:r w:rsidR="461B5CB7">
        <w:t xml:space="preserve"> version</w:t>
      </w:r>
      <w:r w:rsidR="5E25881A">
        <w:t xml:space="preserve"> </w:t>
      </w:r>
      <w:r w:rsidR="00605858">
        <w:t>3.3</w:t>
      </w:r>
      <w:r w:rsidR="00382FD0">
        <w:t xml:space="preserve"> with Advanced </w:t>
      </w:r>
      <w:r w:rsidR="00043456">
        <w:t>license.</w:t>
      </w:r>
    </w:p>
    <w:p w14:paraId="19538B7D" w14:textId="64837606" w:rsidR="00AC0A68" w:rsidRDefault="56B10C7C" w:rsidP="00382FD0">
      <w:pPr>
        <w:pStyle w:val="ListParagraph"/>
        <w:numPr>
          <w:ilvl w:val="0"/>
          <w:numId w:val="37"/>
        </w:numPr>
      </w:pPr>
      <w:r>
        <w:t xml:space="preserve">Enabled </w:t>
      </w:r>
      <w:r w:rsidR="61BB548A">
        <w:t xml:space="preserve">the following ArcGIS Pro </w:t>
      </w:r>
      <w:r w:rsidR="00043456">
        <w:t>extensions.</w:t>
      </w:r>
    </w:p>
    <w:p w14:paraId="4D0E09BE" w14:textId="274E1742" w:rsidR="00AC0A68" w:rsidRDefault="56B10C7C" w:rsidP="00382FD0">
      <w:pPr>
        <w:pStyle w:val="ListParagraph"/>
        <w:numPr>
          <w:ilvl w:val="1"/>
          <w:numId w:val="37"/>
        </w:numPr>
      </w:pPr>
      <w:r>
        <w:t>Spatial Analyst</w:t>
      </w:r>
    </w:p>
    <w:p w14:paraId="5E967149" w14:textId="4B4C2326" w:rsidR="00AC0A68" w:rsidRDefault="56B10C7C" w:rsidP="00382FD0">
      <w:pPr>
        <w:pStyle w:val="ListParagraph"/>
        <w:numPr>
          <w:ilvl w:val="1"/>
          <w:numId w:val="37"/>
        </w:numPr>
      </w:pPr>
      <w:r>
        <w:t>3D Analyst</w:t>
      </w:r>
    </w:p>
    <w:p w14:paraId="3882204A" w14:textId="7CD8D382" w:rsidR="00AC0A68" w:rsidRDefault="6C586D0E" w:rsidP="4DE231AB">
      <w:r>
        <w:t>T</w:t>
      </w:r>
      <w:r w:rsidR="2F043B37">
        <w:t xml:space="preserve">he latest version </w:t>
      </w:r>
      <w:r w:rsidR="33B7EC51">
        <w:t xml:space="preserve">of ArcGIS Pro can be installed </w:t>
      </w:r>
      <w:r w:rsidR="2F043B37">
        <w:t>via Software Center.</w:t>
      </w:r>
    </w:p>
    <w:p w14:paraId="684A7F0D" w14:textId="155F0A2A" w:rsidR="00AC0A68" w:rsidRDefault="2F043B37" w:rsidP="4DE231AB">
      <w:r>
        <w:t xml:space="preserve">To enable the ArcGIS Pro extensions, </w:t>
      </w:r>
      <w:r w:rsidR="2FFFCBE5">
        <w:t xml:space="preserve">submit a ticket </w:t>
      </w:r>
      <w:r w:rsidR="206032E9">
        <w:t xml:space="preserve">to </w:t>
      </w:r>
      <w:r w:rsidR="2FFFCBE5">
        <w:t xml:space="preserve">MNIT GIS </w:t>
      </w:r>
      <w:r w:rsidR="7DC60A6C">
        <w:t xml:space="preserve">Team </w:t>
      </w:r>
      <w:r w:rsidR="2FFFCBE5">
        <w:t>requesting that the extensions be enabled</w:t>
      </w:r>
      <w:r w:rsidR="5A4585F0">
        <w:t xml:space="preserve"> for your personal </w:t>
      </w:r>
      <w:r w:rsidR="4CA4170C">
        <w:t xml:space="preserve">ArcGIS Pro </w:t>
      </w:r>
      <w:r w:rsidR="5A4585F0">
        <w:t>licen</w:t>
      </w:r>
      <w:r w:rsidR="7613C638">
        <w:t>se</w:t>
      </w:r>
      <w:r w:rsidR="5A4585F0">
        <w:t>. A supervisor’s permission is not required.</w:t>
      </w:r>
    </w:p>
    <w:p w14:paraId="73F9498A" w14:textId="5E1C77BF" w:rsidR="00AC0A68" w:rsidRDefault="00AC0A68">
      <w:pPr>
        <w:pStyle w:val="Heading2"/>
      </w:pPr>
      <w:bookmarkStart w:id="115" w:name="_Toc1179072108"/>
      <w:r>
        <w:t>Starting A New Project</w:t>
      </w:r>
      <w:bookmarkEnd w:id="115"/>
    </w:p>
    <w:p w14:paraId="26520475" w14:textId="51098207" w:rsidR="004B1D50" w:rsidRPr="004B1D50" w:rsidRDefault="009812AD" w:rsidP="00605858">
      <w:r>
        <w:t>Each project/permit should have a separate ArcGIS Pro project (.aprx) for cross sections.</w:t>
      </w:r>
    </w:p>
    <w:p w14:paraId="5CA9F5A9" w14:textId="5D4FDF29" w:rsidR="00AC0A68" w:rsidRDefault="009812AD" w:rsidP="009812AD">
      <w:pPr>
        <w:pStyle w:val="ListParagraph"/>
        <w:numPr>
          <w:ilvl w:val="0"/>
          <w:numId w:val="8"/>
        </w:numPr>
      </w:pPr>
      <w:r>
        <w:t>To create a new cross section project, o</w:t>
      </w:r>
      <w:r w:rsidR="00AC0A68">
        <w:t xml:space="preserve">pen ArcGIS Pro. On the Start Screen, click on the “Start with another template” button on the right-hand side. </w:t>
      </w:r>
    </w:p>
    <w:p w14:paraId="2CB1BA68" w14:textId="126F2F36" w:rsidR="00AC0A68" w:rsidRDefault="00AC0A68" w:rsidP="00AC0A68">
      <w:pPr>
        <w:pStyle w:val="ListParagraph"/>
        <w:numPr>
          <w:ilvl w:val="0"/>
          <w:numId w:val="0"/>
        </w:numPr>
        <w:ind w:left="720"/>
      </w:pPr>
      <w:r>
        <w:rPr>
          <w:noProof/>
        </w:rPr>
        <w:drawing>
          <wp:inline distT="0" distB="0" distL="0" distR="0" wp14:anchorId="4E72E24A" wp14:editId="77145F8F">
            <wp:extent cx="2606040" cy="486320"/>
            <wp:effectExtent l="0" t="0" r="3810" b="9525"/>
            <wp:docPr id="1761807855" name="Picture 176180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07855" name=""/>
                    <pic:cNvPicPr/>
                  </pic:nvPicPr>
                  <pic:blipFill>
                    <a:blip r:embed="rId21"/>
                    <a:stretch>
                      <a:fillRect/>
                    </a:stretch>
                  </pic:blipFill>
                  <pic:spPr>
                    <a:xfrm>
                      <a:off x="0" y="0"/>
                      <a:ext cx="2640186" cy="492692"/>
                    </a:xfrm>
                    <a:prstGeom prst="rect">
                      <a:avLst/>
                    </a:prstGeom>
                  </pic:spPr>
                </pic:pic>
              </a:graphicData>
            </a:graphic>
          </wp:inline>
        </w:drawing>
      </w:r>
    </w:p>
    <w:p w14:paraId="764A20AA" w14:textId="1946A01B" w:rsidR="00115DA0" w:rsidRDefault="00AC0A68" w:rsidP="00115DA0">
      <w:pPr>
        <w:pStyle w:val="ListParagraph"/>
        <w:numPr>
          <w:ilvl w:val="0"/>
          <w:numId w:val="8"/>
        </w:numPr>
      </w:pPr>
      <w:r>
        <w:t>Navigate to</w:t>
      </w:r>
      <w:r w:rsidR="00676673">
        <w:t xml:space="preserve"> “</w:t>
      </w:r>
      <w:r w:rsidR="00676673" w:rsidRPr="00676673">
        <w:t>I:\EWR\_IMA\HGG\_HYDRO_GEO_GROUNDWATER\Tools\GIS\Pro_DNR_CrossSection_Tool\Templates</w:t>
      </w:r>
      <w:r>
        <w:t>” and select the “</w:t>
      </w:r>
      <w:r w:rsidRPr="00AC0A68">
        <w:t>Pro_DNR_CrossSection_TemplateV</w:t>
      </w:r>
      <w:r w:rsidR="00AB4402">
        <w:t>X</w:t>
      </w:r>
      <w:r w:rsidRPr="00AC0A68">
        <w:t>.aptx</w:t>
      </w:r>
      <w:r>
        <w:t>” file. Click O</w:t>
      </w:r>
      <w:r w:rsidR="00115DA0">
        <w:t>K.</w:t>
      </w:r>
    </w:p>
    <w:p w14:paraId="03A667E6" w14:textId="4829CAD3" w:rsidR="00AC0A68" w:rsidRDefault="00AC0A68" w:rsidP="002B49FE">
      <w:pPr>
        <w:pStyle w:val="ListParagraph"/>
        <w:numPr>
          <w:ilvl w:val="0"/>
          <w:numId w:val="8"/>
        </w:numPr>
      </w:pPr>
      <w:r>
        <w:t xml:space="preserve">A “Create a New Project” dialog box will open. Rename your project </w:t>
      </w:r>
      <w:r w:rsidR="004A4839">
        <w:t>appropriately</w:t>
      </w:r>
      <w:r w:rsidR="003F021A">
        <w:t xml:space="preserve"> ([Permit #]-[Project Name]-XS </w:t>
      </w:r>
      <w:r w:rsidR="006B2757">
        <w:t>Ex: 2001-0001-RainbowFarms-XS</w:t>
      </w:r>
      <w:r w:rsidR="003F021A">
        <w:t>)</w:t>
      </w:r>
      <w:r w:rsidR="004A4839">
        <w:t xml:space="preserve"> and</w:t>
      </w:r>
      <w:r>
        <w:t xml:space="preserve"> set your preferred location</w:t>
      </w:r>
      <w:r w:rsidR="006B2757">
        <w:t xml:space="preserve"> on a local drive</w:t>
      </w:r>
      <w:r>
        <w:t xml:space="preserve"> but NOT buried deep in your file tree. </w:t>
      </w:r>
      <w:r w:rsidR="004A4839">
        <w:t>The longer the file path, the more trouble you’ll have. Click OK.</w:t>
      </w:r>
    </w:p>
    <w:p w14:paraId="5FCDB671" w14:textId="13965D25" w:rsidR="004A4839" w:rsidRDefault="004A4839" w:rsidP="3DBD261D">
      <w:pPr>
        <w:pStyle w:val="ListParagraph"/>
      </w:pPr>
      <w:r>
        <w:t xml:space="preserve">Your new project should have two maps and </w:t>
      </w:r>
      <w:r w:rsidR="3F385142">
        <w:t>two</w:t>
      </w:r>
      <w:r>
        <w:t xml:space="preserve"> layout</w:t>
      </w:r>
      <w:r w:rsidR="102A9743">
        <w:t xml:space="preserve"> options (letter and tabloid sizes)</w:t>
      </w:r>
      <w:r>
        <w:t xml:space="preserve"> open as shown below.</w:t>
      </w:r>
    </w:p>
    <w:p w14:paraId="20706519" w14:textId="19D335CA" w:rsidR="004A4839" w:rsidRDefault="00721531" w:rsidP="004A4839">
      <w:pPr>
        <w:ind w:left="360"/>
      </w:pPr>
      <w:r>
        <w:rPr>
          <w:noProof/>
          <w:sz w:val="16"/>
          <w:szCs w:val="16"/>
        </w:rPr>
        <w:lastRenderedPageBreak/>
        <mc:AlternateContent>
          <mc:Choice Requires="wps">
            <w:drawing>
              <wp:anchor distT="0" distB="0" distL="114300" distR="114300" simplePos="0" relativeHeight="251659265" behindDoc="0" locked="0" layoutInCell="1" allowOverlap="1" wp14:anchorId="56C33450" wp14:editId="10DBE9E3">
                <wp:simplePos x="0" y="0"/>
                <wp:positionH relativeFrom="column">
                  <wp:posOffset>2228850</wp:posOffset>
                </wp:positionH>
                <wp:positionV relativeFrom="paragraph">
                  <wp:posOffset>160020</wp:posOffset>
                </wp:positionV>
                <wp:extent cx="3863340" cy="461010"/>
                <wp:effectExtent l="0" t="0" r="22860" b="15240"/>
                <wp:wrapNone/>
                <wp:docPr id="1829291682" name="Oval 1"/>
                <wp:cNvGraphicFramePr/>
                <a:graphic xmlns:a="http://schemas.openxmlformats.org/drawingml/2006/main">
                  <a:graphicData uri="http://schemas.microsoft.com/office/word/2010/wordprocessingShape">
                    <wps:wsp>
                      <wps:cNvSpPr/>
                      <wps:spPr>
                        <a:xfrm>
                          <a:off x="0" y="0"/>
                          <a:ext cx="3863340" cy="46101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4ECF5B" id="Oval 1" o:spid="_x0000_s1026" style="position:absolute;margin-left:175.5pt;margin-top:12.6pt;width:304.2pt;height:36.3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" filled="f" strokecolor="red" strokeweight=".85pt"/>
            </w:pict>
          </mc:Fallback>
        </mc:AlternateContent>
      </w:r>
      <w:r>
        <w:rPr>
          <w:noProof/>
        </w:rPr>
        <w:drawing>
          <wp:inline distT="0" distB="0" distL="0" distR="0" wp14:anchorId="008A4A9E" wp14:editId="6AA2A99E">
            <wp:extent cx="5948980" cy="3009900"/>
            <wp:effectExtent l="19050" t="19050" r="13970" b="19050"/>
            <wp:docPr id="186398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83438" name=""/>
                    <pic:cNvPicPr/>
                  </pic:nvPicPr>
                  <pic:blipFill>
                    <a:blip r:embed="rId22"/>
                    <a:stretch>
                      <a:fillRect/>
                    </a:stretch>
                  </pic:blipFill>
                  <pic:spPr>
                    <a:xfrm>
                      <a:off x="0" y="0"/>
                      <a:ext cx="5961692" cy="3016331"/>
                    </a:xfrm>
                    <a:prstGeom prst="rect">
                      <a:avLst/>
                    </a:prstGeom>
                    <a:ln>
                      <a:solidFill>
                        <a:schemeClr val="accent1"/>
                      </a:solidFill>
                    </a:ln>
                  </pic:spPr>
                </pic:pic>
              </a:graphicData>
            </a:graphic>
          </wp:inline>
        </w:drawing>
      </w:r>
    </w:p>
    <w:p w14:paraId="3B6753DC" w14:textId="77777777" w:rsidR="00873F68" w:rsidRDefault="00873F68" w:rsidP="00873F68">
      <w:pPr>
        <w:pStyle w:val="Heading4"/>
      </w:pPr>
      <w:r>
        <w:t>Layout</w:t>
      </w:r>
      <w:r w:rsidRPr="00717977">
        <w:t xml:space="preserve"> Templates</w:t>
      </w:r>
    </w:p>
    <w:p w14:paraId="0608EE33" w14:textId="77777777" w:rsidR="00873F68" w:rsidRDefault="00873F68" w:rsidP="00873F68">
      <w:pPr>
        <w:pStyle w:val="NormalWeb"/>
        <w:spacing w:before="0" w:beforeAutospacing="0" w:after="0" w:afterAutospacing="0"/>
        <w:rPr>
          <w:rFonts w:ascii="Calibri" w:hAnsi="Calibri" w:cs="Calibri"/>
          <w:sz w:val="22"/>
          <w:szCs w:val="22"/>
        </w:rPr>
      </w:pPr>
      <w:r>
        <w:rPr>
          <w:rFonts w:ascii="Calibri" w:hAnsi="Calibri" w:cs="Calibri"/>
          <w:sz w:val="22"/>
          <w:szCs w:val="22"/>
        </w:rPr>
        <w:t>Two layout templates are included in the project template by default. One is for letter-sized paper, the other for tabloid-sized paper. Choose whichever size works best and is approved by your PG.</w:t>
      </w:r>
    </w:p>
    <w:p w14:paraId="1FA6D4C0" w14:textId="77777777" w:rsidR="00873F68" w:rsidRDefault="00873F68" w:rsidP="00873F68">
      <w:pPr>
        <w:pStyle w:val="NormalWeb"/>
        <w:spacing w:before="0" w:beforeAutospacing="0" w:after="0" w:afterAutospacing="0"/>
        <w:rPr>
          <w:rFonts w:ascii="Calibri" w:hAnsi="Calibri" w:cs="Calibri"/>
          <w:sz w:val="22"/>
          <w:szCs w:val="22"/>
        </w:rPr>
      </w:pPr>
    </w:p>
    <w:p w14:paraId="5E3C8265" w14:textId="77777777" w:rsidR="00873F68" w:rsidRDefault="00873F68" w:rsidP="00873F68">
      <w:pPr>
        <w:pStyle w:val="ListParagraph"/>
        <w:numPr>
          <w:ilvl w:val="0"/>
          <w:numId w:val="0"/>
        </w:numPr>
        <w:ind w:left="720"/>
        <w:jc w:val="center"/>
      </w:pPr>
      <w:r>
        <w:rPr>
          <w:noProof/>
        </w:rPr>
        <w:drawing>
          <wp:inline distT="0" distB="0" distL="0" distR="0" wp14:anchorId="5BF26606" wp14:editId="7D40E6AB">
            <wp:extent cx="3114675" cy="714375"/>
            <wp:effectExtent l="0" t="0" r="9525" b="9525"/>
            <wp:docPr id="31206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61379" name=""/>
                    <pic:cNvPicPr/>
                  </pic:nvPicPr>
                  <pic:blipFill>
                    <a:blip r:embed="rId23"/>
                    <a:stretch>
                      <a:fillRect/>
                    </a:stretch>
                  </pic:blipFill>
                  <pic:spPr>
                    <a:xfrm>
                      <a:off x="0" y="0"/>
                      <a:ext cx="3114675" cy="714375"/>
                    </a:xfrm>
                    <a:prstGeom prst="rect">
                      <a:avLst/>
                    </a:prstGeom>
                  </pic:spPr>
                </pic:pic>
              </a:graphicData>
            </a:graphic>
          </wp:inline>
        </w:drawing>
      </w:r>
    </w:p>
    <w:p w14:paraId="526342D1" w14:textId="77777777" w:rsidR="00873F68" w:rsidRDefault="00873F68" w:rsidP="00873F68">
      <w:pPr>
        <w:pStyle w:val="ListParagraph"/>
        <w:numPr>
          <w:ilvl w:val="0"/>
          <w:numId w:val="0"/>
        </w:numPr>
        <w:ind w:left="720"/>
      </w:pPr>
    </w:p>
    <w:p w14:paraId="45073BDE" w14:textId="77777777" w:rsidR="00873F68" w:rsidRDefault="00873F68" w:rsidP="00873F68">
      <w:pPr>
        <w:pStyle w:val="ListParagraph"/>
        <w:numPr>
          <w:ilvl w:val="0"/>
          <w:numId w:val="27"/>
        </w:numPr>
      </w:pPr>
      <w:r>
        <w:t xml:space="preserve">To use a layout, open the Table of Contents for the new layout window. Right click on the Map View Map Frame and select Properties. </w:t>
      </w:r>
    </w:p>
    <w:p w14:paraId="41909BB9" w14:textId="77777777" w:rsidR="00873F68" w:rsidRDefault="00873F68" w:rsidP="00873F68">
      <w:pPr>
        <w:jc w:val="center"/>
      </w:pPr>
      <w:r>
        <w:rPr>
          <w:noProof/>
        </w:rPr>
        <w:lastRenderedPageBreak/>
        <w:drawing>
          <wp:inline distT="0" distB="0" distL="0" distR="0" wp14:anchorId="3DDE1CF1" wp14:editId="0D0915E8">
            <wp:extent cx="2670810" cy="3494518"/>
            <wp:effectExtent l="0" t="0" r="0" b="0"/>
            <wp:docPr id="993165673" name="Picture 99316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72755" cy="3497063"/>
                    </a:xfrm>
                    <a:prstGeom prst="rect">
                      <a:avLst/>
                    </a:prstGeom>
                  </pic:spPr>
                </pic:pic>
              </a:graphicData>
            </a:graphic>
          </wp:inline>
        </w:drawing>
      </w:r>
    </w:p>
    <w:p w14:paraId="63B2ED82" w14:textId="77777777" w:rsidR="00873F68" w:rsidRDefault="00873F68" w:rsidP="00873F68">
      <w:pPr>
        <w:pStyle w:val="ListParagraph"/>
        <w:numPr>
          <w:ilvl w:val="0"/>
          <w:numId w:val="27"/>
        </w:numPr>
      </w:pPr>
      <w:r>
        <w:t>In the Element window, change the Map in the Map Frame drop down menu from “&lt;None&gt;” to “MapView”.</w:t>
      </w:r>
    </w:p>
    <w:p w14:paraId="624E843E" w14:textId="77777777" w:rsidR="00873F68" w:rsidRDefault="00873F68" w:rsidP="00873F68">
      <w:pPr>
        <w:jc w:val="center"/>
      </w:pPr>
      <w:r>
        <w:rPr>
          <w:noProof/>
        </w:rPr>
        <w:drawing>
          <wp:inline distT="0" distB="0" distL="0" distR="0" wp14:anchorId="309A1C48" wp14:editId="233BB612">
            <wp:extent cx="3351313" cy="3154680"/>
            <wp:effectExtent l="0" t="0" r="1905" b="7620"/>
            <wp:docPr id="1093454290" name="Picture 109345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57370" cy="3160381"/>
                    </a:xfrm>
                    <a:prstGeom prst="rect">
                      <a:avLst/>
                    </a:prstGeom>
                  </pic:spPr>
                </pic:pic>
              </a:graphicData>
            </a:graphic>
          </wp:inline>
        </w:drawing>
      </w:r>
    </w:p>
    <w:p w14:paraId="79342D90" w14:textId="77777777" w:rsidR="00873F68" w:rsidRDefault="00873F68" w:rsidP="00873F68">
      <w:pPr>
        <w:pStyle w:val="ListParagraph"/>
        <w:numPr>
          <w:ilvl w:val="0"/>
          <w:numId w:val="27"/>
        </w:numPr>
      </w:pPr>
      <w:r>
        <w:t>Repeat the same steps for the Cross Section Map Frame to populate the new layout with “Xs1”.</w:t>
      </w:r>
    </w:p>
    <w:p w14:paraId="61C4F4DB" w14:textId="77777777" w:rsidR="00873F68" w:rsidRDefault="00873F68" w:rsidP="00873F68"/>
    <w:p w14:paraId="0ACEAF0D" w14:textId="77777777" w:rsidR="00F72D2E" w:rsidRDefault="00F72D2E" w:rsidP="00F72D2E">
      <w:pPr>
        <w:pStyle w:val="Heading4"/>
      </w:pPr>
      <w:r>
        <w:lastRenderedPageBreak/>
        <w:t>Grid Files</w:t>
      </w:r>
    </w:p>
    <w:p w14:paraId="361E3740" w14:textId="6A9669C7" w:rsidR="00F72D2E" w:rsidRDefault="00F72D2E" w:rsidP="00F72D2E">
      <w:r>
        <w:t xml:space="preserve">These files provide the grid line, polygon, and point label files for </w:t>
      </w:r>
      <w:r w:rsidR="00873F68">
        <w:t>t</w:t>
      </w:r>
      <w:r>
        <w:t>raditional cross section display, with the beginning of the cross section always at measure zero. These files should never be altered and are saved in the ‘grid2011.gdb’.</w:t>
      </w:r>
      <w:r w:rsidR="006851D0">
        <w:t xml:space="preserve"> If the file connection breaks, navigate to “</w:t>
      </w:r>
      <w:r w:rsidR="006851D0" w:rsidRPr="006851D0">
        <w:t>I:\EWR\_IMA\HGG\_HYDRO_GEO_GROUNDWATER\Tools\GIS\Pro_DNR_CrossSection_Tool\Templates\GridFiles</w:t>
      </w:r>
      <w:r w:rsidR="006851D0">
        <w:t>” to reconnect.</w:t>
      </w:r>
    </w:p>
    <w:p w14:paraId="556D9A82" w14:textId="1099B0FE" w:rsidR="009812AD" w:rsidRDefault="00E0678D" w:rsidP="00E0678D">
      <w:pPr>
        <w:jc w:val="center"/>
      </w:pPr>
      <w:r>
        <w:rPr>
          <w:noProof/>
        </w:rPr>
        <w:drawing>
          <wp:inline distT="0" distB="0" distL="0" distR="0" wp14:anchorId="7327BD56" wp14:editId="56978DDE">
            <wp:extent cx="4219575" cy="4219575"/>
            <wp:effectExtent l="0" t="0" r="9525" b="9525"/>
            <wp:docPr id="211164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45492" name=""/>
                    <pic:cNvPicPr/>
                  </pic:nvPicPr>
                  <pic:blipFill>
                    <a:blip r:embed="rId26"/>
                    <a:stretch>
                      <a:fillRect/>
                    </a:stretch>
                  </pic:blipFill>
                  <pic:spPr>
                    <a:xfrm>
                      <a:off x="0" y="0"/>
                      <a:ext cx="4219575" cy="4219575"/>
                    </a:xfrm>
                    <a:prstGeom prst="rect">
                      <a:avLst/>
                    </a:prstGeom>
                  </pic:spPr>
                </pic:pic>
              </a:graphicData>
            </a:graphic>
          </wp:inline>
        </w:drawing>
      </w:r>
    </w:p>
    <w:p w14:paraId="4FBBC55D" w14:textId="77777777" w:rsidR="00873F68" w:rsidRDefault="00873F68" w:rsidP="009812AD"/>
    <w:p w14:paraId="6FA58E5A" w14:textId="77777777" w:rsidR="00873F68" w:rsidRDefault="00873F68" w:rsidP="00873F68">
      <w:pPr>
        <w:pStyle w:val="Heading3"/>
      </w:pPr>
      <w:bookmarkStart w:id="116" w:name="_Toc616420996"/>
      <w:r>
        <w:t>Add the DNR Cross Section Toolbox to ArcGIS Pro</w:t>
      </w:r>
      <w:bookmarkEnd w:id="116"/>
    </w:p>
    <w:p w14:paraId="3D531479" w14:textId="77777777" w:rsidR="00873F68" w:rsidRDefault="00873F68" w:rsidP="00873F68">
      <w:pPr>
        <w:pStyle w:val="Caption"/>
        <w:rPr>
          <w:b w:val="0"/>
          <w:bCs w:val="0"/>
          <w:iCs w:val="0"/>
          <w:color w:val="auto"/>
          <w:sz w:val="22"/>
          <w:szCs w:val="22"/>
        </w:rPr>
      </w:pPr>
      <w:r w:rsidRPr="007F0D3B">
        <w:rPr>
          <w:b w:val="0"/>
          <w:bCs w:val="0"/>
          <w:iCs w:val="0"/>
          <w:color w:val="auto"/>
          <w:sz w:val="22"/>
          <w:szCs w:val="22"/>
        </w:rPr>
        <w:t>The DNR Cross Section Tool</w:t>
      </w:r>
      <w:r>
        <w:rPr>
          <w:b w:val="0"/>
          <w:bCs w:val="0"/>
          <w:iCs w:val="0"/>
          <w:color w:val="auto"/>
          <w:sz w:val="22"/>
          <w:szCs w:val="22"/>
        </w:rPr>
        <w:t>s</w:t>
      </w:r>
      <w:r w:rsidRPr="007F0D3B">
        <w:rPr>
          <w:b w:val="0"/>
          <w:bCs w:val="0"/>
          <w:iCs w:val="0"/>
          <w:color w:val="auto"/>
          <w:sz w:val="22"/>
          <w:szCs w:val="22"/>
        </w:rPr>
        <w:t xml:space="preserve"> is a toolbox available for use in ArcGIS Pro by staff at DNR. </w:t>
      </w:r>
    </w:p>
    <w:p w14:paraId="37453083" w14:textId="5DE4F29D" w:rsidR="00873F68" w:rsidRDefault="000E507C" w:rsidP="00873F68">
      <w:pPr>
        <w:pStyle w:val="Caption"/>
        <w:numPr>
          <w:ilvl w:val="0"/>
          <w:numId w:val="26"/>
        </w:numPr>
        <w:rPr>
          <w:b w:val="0"/>
          <w:bCs w:val="0"/>
          <w:iCs w:val="0"/>
          <w:color w:val="auto"/>
          <w:sz w:val="22"/>
          <w:szCs w:val="22"/>
        </w:rPr>
      </w:pPr>
      <w:r>
        <w:rPr>
          <w:b w:val="0"/>
          <w:bCs w:val="0"/>
          <w:iCs w:val="0"/>
          <w:color w:val="auto"/>
          <w:sz w:val="22"/>
          <w:szCs w:val="22"/>
        </w:rPr>
        <w:t>If the toolbox is not already available in y</w:t>
      </w:r>
      <w:r w:rsidR="00873F68">
        <w:rPr>
          <w:b w:val="0"/>
          <w:bCs w:val="0"/>
          <w:iCs w:val="0"/>
          <w:color w:val="auto"/>
          <w:sz w:val="22"/>
          <w:szCs w:val="22"/>
        </w:rPr>
        <w:t>our new</w:t>
      </w:r>
      <w:r w:rsidR="00873F68" w:rsidRPr="007F0D3B">
        <w:rPr>
          <w:b w:val="0"/>
          <w:bCs w:val="0"/>
          <w:iCs w:val="0"/>
          <w:color w:val="auto"/>
          <w:sz w:val="22"/>
          <w:szCs w:val="22"/>
        </w:rPr>
        <w:t xml:space="preserve"> </w:t>
      </w:r>
      <w:r w:rsidR="00873F68">
        <w:rPr>
          <w:b w:val="0"/>
          <w:bCs w:val="0"/>
          <w:iCs w:val="0"/>
          <w:color w:val="auto"/>
          <w:sz w:val="22"/>
          <w:szCs w:val="22"/>
        </w:rPr>
        <w:t>ArcGIS Pro .aprx document</w:t>
      </w:r>
      <w:r w:rsidR="00873F68" w:rsidRPr="007F0D3B">
        <w:rPr>
          <w:b w:val="0"/>
          <w:bCs w:val="0"/>
          <w:iCs w:val="0"/>
          <w:color w:val="auto"/>
          <w:sz w:val="22"/>
          <w:szCs w:val="22"/>
        </w:rPr>
        <w:t>, go to</w:t>
      </w:r>
      <w:r w:rsidR="00873F68">
        <w:rPr>
          <w:b w:val="0"/>
          <w:bCs w:val="0"/>
          <w:iCs w:val="0"/>
          <w:color w:val="auto"/>
          <w:sz w:val="22"/>
          <w:szCs w:val="22"/>
        </w:rPr>
        <w:t xml:space="preserve"> Catalog &gt; Favorites &gt; Add Item &gt; Toolbox &gt; Add Toolbox.</w:t>
      </w:r>
    </w:p>
    <w:p w14:paraId="7462E129" w14:textId="77777777" w:rsidR="00873F68" w:rsidRDefault="00873F68" w:rsidP="00873F68">
      <w:pPr>
        <w:pStyle w:val="ListParagraph"/>
        <w:numPr>
          <w:ilvl w:val="0"/>
          <w:numId w:val="26"/>
        </w:numPr>
      </w:pPr>
      <w:r>
        <w:t>Navigate to “</w:t>
      </w:r>
      <w:r w:rsidRPr="00676673">
        <w:t>I:\EWR\_IMA\HGG\_HYDRO_GEO_GROUNDWATER\Tools\GIS\Pro_DNR_CrossSection_Tool</w:t>
      </w:r>
      <w:r>
        <w:t>” and select “DNR Cross Section Tools [most recent version].tbx” then click OK.</w:t>
      </w:r>
    </w:p>
    <w:p w14:paraId="18764FC3" w14:textId="77AEFC5D" w:rsidR="00873F68" w:rsidRDefault="00873F68" w:rsidP="009812AD">
      <w:pPr>
        <w:pStyle w:val="ListParagraph"/>
        <w:numPr>
          <w:ilvl w:val="0"/>
          <w:numId w:val="26"/>
        </w:numPr>
      </w:pPr>
      <w:r>
        <w:lastRenderedPageBreak/>
        <w:t>The toolbox should now be visible in both the Favorites and Project tabs of the Catalog. In the Project tab, expand the Toolboxes folder to view.</w:t>
      </w:r>
    </w:p>
    <w:p w14:paraId="0E239058" w14:textId="4643F50D" w:rsidR="007F0D3B" w:rsidRDefault="008F6B54" w:rsidP="006626A6">
      <w:pPr>
        <w:pStyle w:val="Heading2"/>
      </w:pPr>
      <w:bookmarkStart w:id="117" w:name="_Toc812732217"/>
      <w:r>
        <w:t>Sourcing</w:t>
      </w:r>
      <w:r w:rsidR="007F0D3B">
        <w:t xml:space="preserve"> Your Data</w:t>
      </w:r>
      <w:bookmarkEnd w:id="117"/>
    </w:p>
    <w:p w14:paraId="63F604B7" w14:textId="1C269173" w:rsidR="00FD6CF5" w:rsidRDefault="00FD6CF5" w:rsidP="000617B8">
      <w:pPr>
        <w:pStyle w:val="Heading3"/>
      </w:pPr>
      <w:bookmarkStart w:id="118" w:name="_Toc1436366706"/>
      <w:r>
        <w:t>CWI Database</w:t>
      </w:r>
      <w:bookmarkEnd w:id="118"/>
    </w:p>
    <w:p w14:paraId="74CC8A6E" w14:textId="77777777" w:rsidR="007D0833" w:rsidRPr="00EA2B33" w:rsidRDefault="007D0833" w:rsidP="002B49FE">
      <w:pPr>
        <w:pStyle w:val="ListParagraph"/>
        <w:numPr>
          <w:ilvl w:val="0"/>
          <w:numId w:val="12"/>
        </w:numPr>
        <w:rPr>
          <w:b/>
          <w:bCs/>
        </w:rPr>
      </w:pPr>
      <w:r w:rsidRPr="00EA2B33">
        <w:rPr>
          <w:b/>
          <w:bCs/>
        </w:rPr>
        <w:t>Wells with verified locations:</w:t>
      </w:r>
    </w:p>
    <w:p w14:paraId="282CE224" w14:textId="1DB8E51D" w:rsidR="00FD6CF5" w:rsidRDefault="00FD6CF5" w:rsidP="00EA2B33">
      <w:pPr>
        <w:pStyle w:val="ListParagraph"/>
        <w:numPr>
          <w:ilvl w:val="1"/>
          <w:numId w:val="12"/>
        </w:numPr>
      </w:pPr>
      <w:r>
        <w:t xml:space="preserve">The default data </w:t>
      </w:r>
      <w:r w:rsidR="00640C24">
        <w:t>source</w:t>
      </w:r>
      <w:r>
        <w:t xml:space="preserve"> for the tool scripts is a Spatial Database Engine (SDE) </w:t>
      </w:r>
      <w:r w:rsidR="00FB4749">
        <w:t xml:space="preserve">connection </w:t>
      </w:r>
      <w:r w:rsidR="00600530">
        <w:t xml:space="preserve">file </w:t>
      </w:r>
      <w:r>
        <w:t xml:space="preserve">saved on the I: drive. This SDE </w:t>
      </w:r>
      <w:r w:rsidR="00600530">
        <w:t xml:space="preserve">file </w:t>
      </w:r>
      <w:r w:rsidR="00FB4749">
        <w:t xml:space="preserve">is read-only, </w:t>
      </w:r>
      <w:r w:rsidR="00600530">
        <w:t xml:space="preserve">connects to the CWI database and </w:t>
      </w:r>
      <w:r>
        <w:t xml:space="preserve">updates </w:t>
      </w:r>
      <w:r w:rsidR="003138A8">
        <w:t xml:space="preserve">daily </w:t>
      </w:r>
      <w:r>
        <w:t>automaticall</w:t>
      </w:r>
      <w:r w:rsidR="003138A8">
        <w:t>y.</w:t>
      </w:r>
    </w:p>
    <w:p w14:paraId="3A4363FD" w14:textId="08C140D6" w:rsidR="00CF10FF" w:rsidRDefault="000F5359" w:rsidP="000F5359">
      <w:pPr>
        <w:pStyle w:val="ListParagraph"/>
        <w:numPr>
          <w:ilvl w:val="0"/>
          <w:numId w:val="12"/>
        </w:numPr>
        <w:rPr>
          <w:b/>
          <w:bCs/>
        </w:rPr>
      </w:pPr>
      <w:r w:rsidRPr="000F5359">
        <w:rPr>
          <w:b/>
          <w:bCs/>
        </w:rPr>
        <w:t>Well</w:t>
      </w:r>
      <w:r w:rsidR="007D0833">
        <w:rPr>
          <w:b/>
          <w:bCs/>
        </w:rPr>
        <w:t>s</w:t>
      </w:r>
      <w:r w:rsidRPr="000F5359">
        <w:rPr>
          <w:b/>
          <w:bCs/>
        </w:rPr>
        <w:t xml:space="preserve"> with unverified locations:</w:t>
      </w:r>
      <w:r>
        <w:rPr>
          <w:b/>
          <w:bCs/>
        </w:rPr>
        <w:t xml:space="preserve"> </w:t>
      </w:r>
    </w:p>
    <w:p w14:paraId="2B9B6CE6" w14:textId="0178FE59" w:rsidR="000F5359" w:rsidRPr="00CF10FF" w:rsidRDefault="000F5359" w:rsidP="00CF10FF">
      <w:pPr>
        <w:pStyle w:val="ListParagraph"/>
        <w:numPr>
          <w:ilvl w:val="1"/>
          <w:numId w:val="12"/>
        </w:numPr>
        <w:rPr>
          <w:b/>
          <w:bCs/>
        </w:rPr>
      </w:pPr>
      <w:r>
        <w:t xml:space="preserve">A separate geodatabase </w:t>
      </w:r>
      <w:r w:rsidR="00CF10FF">
        <w:t xml:space="preserve">on the </w:t>
      </w:r>
      <w:r w:rsidR="00305F7C">
        <w:t xml:space="preserve">DNR </w:t>
      </w:r>
      <w:r w:rsidR="00CF10FF">
        <w:t xml:space="preserve">V: drive </w:t>
      </w:r>
      <w:r>
        <w:t>contains a point file with estimated well locations for unlocated wells. These estimated locations were generated by converting PLS data to UTM coordinates.</w:t>
      </w:r>
    </w:p>
    <w:p w14:paraId="22D91798" w14:textId="16F2C05B" w:rsidR="000F5359" w:rsidRPr="00CF10FF" w:rsidRDefault="00CF10FF" w:rsidP="000F5359">
      <w:pPr>
        <w:pStyle w:val="ListParagraph"/>
        <w:numPr>
          <w:ilvl w:val="1"/>
          <w:numId w:val="12"/>
        </w:numPr>
        <w:rPr>
          <w:b/>
          <w:bCs/>
        </w:rPr>
      </w:pPr>
      <w:r>
        <w:t xml:space="preserve">Estimated locations will </w:t>
      </w:r>
      <w:r w:rsidR="007D0833">
        <w:t>likely</w:t>
      </w:r>
      <w:r>
        <w:t xml:space="preserve"> need to be adjusted and the UTM coordinate fields updated to reflect the changes.</w:t>
      </w:r>
    </w:p>
    <w:p w14:paraId="2A36EF8D" w14:textId="7DBBE847" w:rsidR="00CF10FF" w:rsidRPr="000F5359" w:rsidRDefault="00CF10FF" w:rsidP="000F5359">
      <w:pPr>
        <w:pStyle w:val="ListParagraph"/>
        <w:numPr>
          <w:ilvl w:val="1"/>
          <w:numId w:val="12"/>
        </w:numPr>
        <w:rPr>
          <w:b/>
          <w:bCs/>
        </w:rPr>
      </w:pPr>
      <w:r>
        <w:t>Data tables for these wells are obtained from the CWI database via the same SDE file as the Verified Location wells.</w:t>
      </w:r>
    </w:p>
    <w:p w14:paraId="5B18F10E" w14:textId="420564BA" w:rsidR="007F0D3B" w:rsidRDefault="007F0D3B" w:rsidP="000617B8">
      <w:pPr>
        <w:pStyle w:val="Heading3"/>
      </w:pPr>
      <w:bookmarkStart w:id="119" w:name="_Toc98357150"/>
      <w:r>
        <w:t>DEM rasters</w:t>
      </w:r>
      <w:bookmarkEnd w:id="119"/>
    </w:p>
    <w:p w14:paraId="2E4B66F3" w14:textId="12C03C88" w:rsidR="2805DEEF" w:rsidRDefault="2805DEEF" w:rsidP="00366B30">
      <w:r>
        <w:t>All rasters must be renamed WITHOUT special characters or spaces before running the toolbox tools.</w:t>
      </w:r>
    </w:p>
    <w:p w14:paraId="73A14CFD" w14:textId="64BE0A46" w:rsidR="112CE3F1" w:rsidRDefault="112CE3F1" w:rsidP="4B6B5B9A">
      <w:r>
        <w:rPr>
          <w:noProof/>
        </w:rPr>
        <w:drawing>
          <wp:inline distT="0" distB="0" distL="0" distR="0" wp14:anchorId="0895199C" wp14:editId="0245462A">
            <wp:extent cx="5463874" cy="3276699"/>
            <wp:effectExtent l="0" t="0" r="0" b="0"/>
            <wp:docPr id="1834824352" name="Picture 183482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824352"/>
                    <pic:cNvPicPr/>
                  </pic:nvPicPr>
                  <pic:blipFill>
                    <a:blip r:embed="rId27">
                      <a:extLst>
                        <a:ext uri="{28A0092B-C50C-407E-A947-70E740481C1C}">
                          <a14:useLocalDpi xmlns:a14="http://schemas.microsoft.com/office/drawing/2010/main" val="0"/>
                        </a:ext>
                      </a:extLst>
                    </a:blip>
                    <a:stretch>
                      <a:fillRect/>
                    </a:stretch>
                  </pic:blipFill>
                  <pic:spPr>
                    <a:xfrm>
                      <a:off x="0" y="0"/>
                      <a:ext cx="5463874" cy="3276699"/>
                    </a:xfrm>
                    <a:prstGeom prst="rect">
                      <a:avLst/>
                    </a:prstGeom>
                  </pic:spPr>
                </pic:pic>
              </a:graphicData>
            </a:graphic>
          </wp:inline>
        </w:drawing>
      </w:r>
    </w:p>
    <w:p w14:paraId="30073E9C" w14:textId="61C7B757" w:rsidR="006F37D9" w:rsidRDefault="006F37D9" w:rsidP="006F37D9">
      <w:pPr>
        <w:pStyle w:val="Heading4"/>
      </w:pPr>
      <w:r>
        <w:lastRenderedPageBreak/>
        <w:t>Surface Topography</w:t>
      </w:r>
    </w:p>
    <w:p w14:paraId="1F6B184D" w14:textId="77777777" w:rsidR="00A11C72" w:rsidRDefault="00A11C72" w:rsidP="00A11C72">
      <w:pPr>
        <w:pStyle w:val="ListParagraph"/>
        <w:numPr>
          <w:ilvl w:val="0"/>
          <w:numId w:val="11"/>
        </w:numPr>
      </w:pPr>
      <w:r>
        <w:t xml:space="preserve">Best practice: </w:t>
      </w:r>
    </w:p>
    <w:p w14:paraId="6A9001E2" w14:textId="5468593D" w:rsidR="00A11C72" w:rsidRDefault="00A11C72" w:rsidP="00A11C72">
      <w:pPr>
        <w:pStyle w:val="ListParagraph"/>
        <w:numPr>
          <w:ilvl w:val="1"/>
          <w:numId w:val="11"/>
        </w:numPr>
      </w:pPr>
      <w:r>
        <w:t xml:space="preserve">Use lower resolution DEMs (i.e. 30m) for land surface profiles for </w:t>
      </w:r>
      <w:r w:rsidR="00547C1C">
        <w:t>line</w:t>
      </w:r>
      <w:r>
        <w:t>s longer than 1-2 miles (Tool 1)</w:t>
      </w:r>
    </w:p>
    <w:p w14:paraId="31A538FB" w14:textId="77777777" w:rsidR="00A11C72" w:rsidRDefault="00A11C72" w:rsidP="00A11C72">
      <w:pPr>
        <w:pStyle w:val="ListParagraph"/>
        <w:numPr>
          <w:ilvl w:val="1"/>
          <w:numId w:val="11"/>
        </w:numPr>
      </w:pPr>
      <w:r>
        <w:t>Use higher resolution DEMs (i.e. 1m or 3m) for extracting well surface elevations (Tool 2 in either verified or unverified toolsets)</w:t>
      </w:r>
    </w:p>
    <w:p w14:paraId="2A87D505" w14:textId="77777777" w:rsidR="00A11C72" w:rsidRDefault="00A11C72" w:rsidP="00A11C72">
      <w:pPr>
        <w:pStyle w:val="ListParagraph"/>
        <w:numPr>
          <w:ilvl w:val="2"/>
          <w:numId w:val="11"/>
        </w:numPr>
      </w:pPr>
      <w:r>
        <w:t>The DEM used to extract well elevations MUST be named “dem”</w:t>
      </w:r>
    </w:p>
    <w:p w14:paraId="4C420E74" w14:textId="53837FD7" w:rsidR="00553A83" w:rsidRDefault="00553A83" w:rsidP="002B49FE">
      <w:pPr>
        <w:pStyle w:val="ListParagraph"/>
        <w:numPr>
          <w:ilvl w:val="0"/>
          <w:numId w:val="11"/>
        </w:numPr>
      </w:pPr>
      <w:r>
        <w:t xml:space="preserve">DEMs </w:t>
      </w:r>
      <w:r w:rsidR="00B43530">
        <w:t xml:space="preserve">of any resolution </w:t>
      </w:r>
      <w:r>
        <w:t>from Quicklayers may be used as long as the following criteria are met:</w:t>
      </w:r>
    </w:p>
    <w:p w14:paraId="6BD9EBC9" w14:textId="77777777" w:rsidR="00553A83" w:rsidRDefault="00553A83" w:rsidP="002B49FE">
      <w:pPr>
        <w:pStyle w:val="ListParagraph"/>
        <w:numPr>
          <w:ilvl w:val="1"/>
          <w:numId w:val="11"/>
        </w:numPr>
      </w:pPr>
      <w:r>
        <w:t>The vertical values are in feet</w:t>
      </w:r>
    </w:p>
    <w:p w14:paraId="51F30940" w14:textId="77777777" w:rsidR="00553A83" w:rsidRDefault="00553A83" w:rsidP="002B49FE">
      <w:pPr>
        <w:pStyle w:val="ListParagraph"/>
        <w:numPr>
          <w:ilvl w:val="1"/>
          <w:numId w:val="11"/>
        </w:numPr>
      </w:pPr>
      <w:r>
        <w:t>The layer is a “Data Service” layer</w:t>
      </w:r>
    </w:p>
    <w:p w14:paraId="09AA5CB8" w14:textId="3C4760BF" w:rsidR="00553A83" w:rsidRDefault="00553A83" w:rsidP="002B49FE">
      <w:pPr>
        <w:pStyle w:val="ListParagraph"/>
        <w:numPr>
          <w:ilvl w:val="1"/>
          <w:numId w:val="11"/>
        </w:numPr>
      </w:pPr>
      <w:r>
        <w:t>The layer is renamed WITHOUT spaces or special characters after bringing it into your map</w:t>
      </w:r>
    </w:p>
    <w:p w14:paraId="0210C85A" w14:textId="77777777" w:rsidR="00553A83" w:rsidRDefault="00553A83" w:rsidP="002B49FE">
      <w:pPr>
        <w:pStyle w:val="ListParagraph"/>
        <w:numPr>
          <w:ilvl w:val="0"/>
          <w:numId w:val="11"/>
        </w:numPr>
      </w:pPr>
      <w:r>
        <w:t>30-meter DEM example:</w:t>
      </w:r>
    </w:p>
    <w:p w14:paraId="164FCF7D" w14:textId="76BCD2D5" w:rsidR="00553A83" w:rsidRDefault="00553A83" w:rsidP="002B49FE">
      <w:pPr>
        <w:pStyle w:val="ListParagraph"/>
        <w:numPr>
          <w:ilvl w:val="1"/>
          <w:numId w:val="11"/>
        </w:numPr>
      </w:pPr>
      <w:r>
        <w:t>Add the “</w:t>
      </w:r>
      <w:r w:rsidRPr="00553A83">
        <w:t>Digital Elevation Model - 30m Resolution LiDAR in feet (Data Service)</w:t>
      </w:r>
      <w:r>
        <w:t>” layer from Quicklayers to your Map View pane in ArcGIS Pro.</w:t>
      </w:r>
    </w:p>
    <w:p w14:paraId="11C83EF2" w14:textId="7A331CC9" w:rsidR="00553A83" w:rsidRDefault="00553A83" w:rsidP="002B49FE">
      <w:pPr>
        <w:pStyle w:val="ListParagraph"/>
        <w:numPr>
          <w:ilvl w:val="1"/>
          <w:numId w:val="11"/>
        </w:numPr>
      </w:pPr>
      <w:r>
        <w:t>In the table of contents, right click the DEM layer and select Properties.</w:t>
      </w:r>
    </w:p>
    <w:p w14:paraId="7118679C" w14:textId="79CA3327" w:rsidR="00553A83" w:rsidRPr="00553A83" w:rsidRDefault="00553A83" w:rsidP="002B49FE">
      <w:pPr>
        <w:pStyle w:val="ListParagraph"/>
        <w:numPr>
          <w:ilvl w:val="1"/>
          <w:numId w:val="11"/>
        </w:numPr>
      </w:pPr>
      <w:r>
        <w:t xml:space="preserve">In the </w:t>
      </w:r>
      <w:r w:rsidR="0019704B">
        <w:t xml:space="preserve">Layer Properties </w:t>
      </w:r>
      <w:r>
        <w:t xml:space="preserve">dialog box on the General tab, change the </w:t>
      </w:r>
      <w:r w:rsidR="00EC5519">
        <w:t>N</w:t>
      </w:r>
      <w:r>
        <w:t>ame of the layer to “dem30</w:t>
      </w:r>
      <w:r w:rsidR="00122FF3">
        <w:t>m</w:t>
      </w:r>
      <w:r>
        <w:t xml:space="preserve">ft” </w:t>
      </w:r>
      <w:r w:rsidR="00BE6776">
        <w:t xml:space="preserve">or similar </w:t>
      </w:r>
      <w:r>
        <w:t>and click OK.</w:t>
      </w:r>
    </w:p>
    <w:p w14:paraId="1AD648C2" w14:textId="76291644" w:rsidR="006F37D9" w:rsidRPr="006F37D9" w:rsidRDefault="00DD64F7" w:rsidP="006F37D9">
      <w:pPr>
        <w:pStyle w:val="Heading4"/>
      </w:pPr>
      <w:r>
        <w:t xml:space="preserve">Statewide </w:t>
      </w:r>
      <w:r w:rsidR="006F37D9">
        <w:t>Bedrock Topography</w:t>
      </w:r>
    </w:p>
    <w:p w14:paraId="7EC68E1B" w14:textId="094C2038" w:rsidR="006F37D9" w:rsidRPr="006F37D9" w:rsidRDefault="00646420" w:rsidP="001359A3">
      <w:pPr>
        <w:pStyle w:val="ListParagraph"/>
        <w:rPr>
          <w:rFonts w:ascii="Times New Roman" w:hAnsi="Times New Roman"/>
          <w:sz w:val="24"/>
          <w:szCs w:val="24"/>
        </w:rPr>
      </w:pPr>
      <w:r>
        <w:t>For transects that span multiple counties, d</w:t>
      </w:r>
      <w:r w:rsidR="007F0D3B" w:rsidRPr="00151FD7">
        <w:t xml:space="preserve">ownload a copy of the </w:t>
      </w:r>
      <w:hyperlink r:id="rId28" w:history="1">
        <w:r w:rsidR="006F37D9">
          <w:rPr>
            <w:rStyle w:val="Hyperlink"/>
            <w:rFonts w:cs="Calibri"/>
          </w:rPr>
          <w:t>MGS Bedrock topography DEM</w:t>
        </w:r>
      </w:hyperlink>
      <w:r w:rsidR="007F0D3B" w:rsidRPr="00151FD7">
        <w:t xml:space="preserve"> to your computer</w:t>
      </w:r>
      <w:r w:rsidR="00262CCE">
        <w:t xml:space="preserve"> and add it to the MapView window</w:t>
      </w:r>
      <w:r w:rsidR="007F0D3B" w:rsidRPr="00151FD7">
        <w:t>.</w:t>
      </w:r>
      <w:r w:rsidR="00151FD7" w:rsidRPr="00151FD7">
        <w:t xml:space="preserve"> </w:t>
      </w:r>
    </w:p>
    <w:p w14:paraId="496644E2" w14:textId="5472E23B" w:rsidR="00151FD7" w:rsidRPr="00262CCE" w:rsidRDefault="00151FD7" w:rsidP="002B49FE">
      <w:pPr>
        <w:pStyle w:val="ListParagraph"/>
        <w:numPr>
          <w:ilvl w:val="1"/>
          <w:numId w:val="5"/>
        </w:numPr>
        <w:rPr>
          <w:rFonts w:ascii="Times New Roman" w:hAnsi="Times New Roman"/>
          <w:sz w:val="24"/>
          <w:szCs w:val="24"/>
        </w:rPr>
      </w:pPr>
      <w:r>
        <w:t xml:space="preserve">If </w:t>
      </w:r>
      <w:r w:rsidR="006F37D9">
        <w:t>the above</w:t>
      </w:r>
      <w:r>
        <w:t xml:space="preserve"> link breaks, </w:t>
      </w:r>
      <w:r w:rsidR="00262CCE">
        <w:t>g</w:t>
      </w:r>
      <w:r>
        <w:t xml:space="preserve">o to this site: </w:t>
      </w:r>
      <w:hyperlink r:id="rId29" w:history="1">
        <w:r w:rsidRPr="00262CCE">
          <w:rPr>
            <w:rStyle w:val="Hyperlink"/>
            <w:rFonts w:cs="Calibri"/>
          </w:rPr>
          <w:t>https://mngs-umn.opendata.arcgis.com/pages/spatial-datasets</w:t>
        </w:r>
      </w:hyperlink>
    </w:p>
    <w:p w14:paraId="45859FBD" w14:textId="39CB0F8F" w:rsidR="00151FD7" w:rsidRPr="001359A3" w:rsidRDefault="00151FD7" w:rsidP="002B49FE">
      <w:pPr>
        <w:pStyle w:val="ListParagraph"/>
        <w:numPr>
          <w:ilvl w:val="1"/>
          <w:numId w:val="5"/>
        </w:numPr>
        <w:rPr>
          <w:rFonts w:ascii="Times New Roman" w:hAnsi="Times New Roman"/>
          <w:sz w:val="24"/>
          <w:szCs w:val="24"/>
        </w:rPr>
      </w:pPr>
      <w:r>
        <w:t>Click on the D-Series Downloadable Data drop down menu and select D-4, Bedrock Topography.</w:t>
      </w:r>
    </w:p>
    <w:p w14:paraId="4E40E600" w14:textId="0084CA00" w:rsidR="0A34DA26" w:rsidRDefault="0A34DA26" w:rsidP="4DE231AB">
      <w:r w:rsidRPr="4DE231AB">
        <w:rPr>
          <w:rFonts w:eastAsiaTheme="majorEastAsia" w:cstheme="majorBidi"/>
          <w:b/>
          <w:bCs/>
          <w:color w:val="003865" w:themeColor="accent1"/>
          <w:sz w:val="24"/>
          <w:szCs w:val="24"/>
        </w:rPr>
        <w:t>County Geologic Atlas Grids</w:t>
      </w:r>
    </w:p>
    <w:p w14:paraId="63E70E24" w14:textId="617FD2E1" w:rsidR="0A34DA26" w:rsidRDefault="0A34DA26" w:rsidP="4DE231AB">
      <w:pPr>
        <w:pStyle w:val="ListParagraph"/>
        <w:numPr>
          <w:ilvl w:val="0"/>
          <w:numId w:val="2"/>
        </w:numPr>
      </w:pPr>
      <w:r>
        <w:t xml:space="preserve">If </w:t>
      </w:r>
      <w:r w:rsidRPr="005C4EEA">
        <w:t>county atlas grids</w:t>
      </w:r>
      <w:r>
        <w:t xml:space="preserve"> are available for your project area, you may want to include them in your cross section.</w:t>
      </w:r>
    </w:p>
    <w:p w14:paraId="5405EB5F" w14:textId="0996C263" w:rsidR="008B4973" w:rsidRPr="005C4EEA" w:rsidRDefault="008B4973" w:rsidP="4DE231AB">
      <w:pPr>
        <w:pStyle w:val="ListParagraph"/>
        <w:numPr>
          <w:ilvl w:val="0"/>
          <w:numId w:val="2"/>
        </w:numPr>
        <w:rPr>
          <w:rStyle w:val="cf01"/>
          <w:rFonts w:ascii="Calibri" w:hAnsi="Calibri" w:cs="Times New Roman"/>
          <w:sz w:val="24"/>
          <w:szCs w:val="24"/>
        </w:rPr>
      </w:pPr>
      <w:r>
        <w:t xml:space="preserve">Part A data is available on the I: drive at </w:t>
      </w:r>
      <w:hyperlink r:id="rId30" w:history="1">
        <w:r w:rsidRPr="005C4EEA">
          <w:rPr>
            <w:rStyle w:val="Hyperlink"/>
            <w:rFonts w:ascii="Segoe UI" w:eastAsiaTheme="majorEastAsia" w:hAnsi="Segoe UI" w:cs="Segoe UI"/>
            <w:sz w:val="20"/>
            <w:szCs w:val="20"/>
          </w:rPr>
          <w:t>I:\EWR\_IMA\HGG\ATLAS\Author_Resources\Data\PartA</w:t>
        </w:r>
      </w:hyperlink>
      <w:r w:rsidRPr="005C4EEA">
        <w:rPr>
          <w:rStyle w:val="cf01"/>
          <w:rFonts w:eastAsiaTheme="majorEastAsia"/>
          <w:sz w:val="20"/>
          <w:szCs w:val="20"/>
        </w:rPr>
        <w:t xml:space="preserve"> </w:t>
      </w:r>
    </w:p>
    <w:p w14:paraId="148FC2DF" w14:textId="57393AFC" w:rsidR="42FF9AE0" w:rsidRDefault="000E507C" w:rsidP="4DE231AB">
      <w:pPr>
        <w:pStyle w:val="ListParagraph"/>
        <w:numPr>
          <w:ilvl w:val="0"/>
          <w:numId w:val="2"/>
        </w:numPr>
      </w:pPr>
      <w:r>
        <w:t>Make</w:t>
      </w:r>
      <w:r w:rsidR="42FF9AE0">
        <w:t xml:space="preserve"> sure the</w:t>
      </w:r>
      <w:r>
        <w:t xml:space="preserve"> grids</w:t>
      </w:r>
      <w:r w:rsidR="42FF9AE0">
        <w:t xml:space="preserve"> are </w:t>
      </w:r>
      <w:r w:rsidR="008B4973">
        <w:t>in the correct projection</w:t>
      </w:r>
      <w:r>
        <w:t xml:space="preserve"> (usually NAD 1983 UTM Zone 15N)</w:t>
      </w:r>
      <w:r w:rsidR="42FF9AE0">
        <w:t xml:space="preserve"> before proceeding.</w:t>
      </w:r>
    </w:p>
    <w:p w14:paraId="2FF21681" w14:textId="2A03CA68" w:rsidR="00CF1461" w:rsidRDefault="00CF1461" w:rsidP="000617B8">
      <w:pPr>
        <w:pStyle w:val="Heading3"/>
      </w:pPr>
      <w:bookmarkStart w:id="120" w:name="_Toc11782469"/>
      <w:r>
        <w:t>Storing Your Data</w:t>
      </w:r>
      <w:bookmarkEnd w:id="120"/>
    </w:p>
    <w:p w14:paraId="18B6DCDE" w14:textId="7EA5348B" w:rsidR="000E507C" w:rsidRDefault="000E507C" w:rsidP="000E507C">
      <w:r>
        <w:t xml:space="preserve">Projects may be organized differently depending on cross section </w:t>
      </w:r>
      <w:r w:rsidR="00547C1C">
        <w:t>line</w:t>
      </w:r>
      <w:r w:rsidR="00E869EF">
        <w:t xml:space="preserve"> (also referred to transect or cross section line throughout this document)</w:t>
      </w:r>
      <w:r>
        <w:t xml:space="preserve"> orientation. </w:t>
      </w:r>
    </w:p>
    <w:p w14:paraId="1A01DFBA" w14:textId="77777777" w:rsidR="000E507C" w:rsidRDefault="000E507C" w:rsidP="000E507C">
      <w:pPr>
        <w:pStyle w:val="ListParagraph"/>
        <w:numPr>
          <w:ilvl w:val="0"/>
          <w:numId w:val="35"/>
        </w:numPr>
      </w:pPr>
      <w:r>
        <w:t>Project data used across multiple cross sections should be stored in a general project geodatabase (ex: RainbowFarms.gdb).</w:t>
      </w:r>
    </w:p>
    <w:p w14:paraId="54F0ABA0" w14:textId="77777777" w:rsidR="000E507C" w:rsidRDefault="000E507C" w:rsidP="000E507C">
      <w:pPr>
        <w:pStyle w:val="ListParagraph"/>
        <w:numPr>
          <w:ilvl w:val="1"/>
          <w:numId w:val="35"/>
        </w:numPr>
      </w:pPr>
      <w:r>
        <w:t xml:space="preserve">Data examples: </w:t>
      </w:r>
    </w:p>
    <w:p w14:paraId="2FF50527" w14:textId="6EF33B0E" w:rsidR="000E507C" w:rsidRDefault="000E507C" w:rsidP="000E507C">
      <w:pPr>
        <w:pStyle w:val="ListParagraph"/>
        <w:numPr>
          <w:ilvl w:val="2"/>
          <w:numId w:val="35"/>
        </w:numPr>
      </w:pPr>
      <w:r>
        <w:t xml:space="preserve">mapview cross section line feature class containing all cross section </w:t>
      </w:r>
      <w:r w:rsidR="00547C1C">
        <w:t>line</w:t>
      </w:r>
      <w:r>
        <w:t>s for the project</w:t>
      </w:r>
    </w:p>
    <w:p w14:paraId="65D38806" w14:textId="77777777" w:rsidR="000E507C" w:rsidRDefault="000E507C" w:rsidP="000E507C">
      <w:pPr>
        <w:pStyle w:val="ListParagraph"/>
        <w:numPr>
          <w:ilvl w:val="2"/>
          <w:numId w:val="35"/>
        </w:numPr>
      </w:pPr>
      <w:r>
        <w:lastRenderedPageBreak/>
        <w:t>mapview well points not available in CWI that are manually added</w:t>
      </w:r>
    </w:p>
    <w:p w14:paraId="373B0E56" w14:textId="3B49A883" w:rsidR="000E507C" w:rsidRDefault="000E507C" w:rsidP="000E507C">
      <w:pPr>
        <w:pStyle w:val="ListParagraph"/>
        <w:numPr>
          <w:ilvl w:val="2"/>
          <w:numId w:val="35"/>
        </w:numPr>
      </w:pPr>
      <w:r>
        <w:t>corresponding stratigraphy, construction, static water level, and drop pipe records for manually added wells</w:t>
      </w:r>
    </w:p>
    <w:p w14:paraId="7D258164" w14:textId="5E4E992F" w:rsidR="000E507C" w:rsidRDefault="00674B22" w:rsidP="00674B22">
      <w:pPr>
        <w:pStyle w:val="Heading4"/>
      </w:pPr>
      <w:r>
        <w:t xml:space="preserve">Non-overlapping </w:t>
      </w:r>
      <w:r w:rsidR="00547C1C">
        <w:t>line</w:t>
      </w:r>
      <w:r>
        <w:t>s</w:t>
      </w:r>
    </w:p>
    <w:p w14:paraId="3A43F92E" w14:textId="6DBA44DA" w:rsidR="000E507C" w:rsidRDefault="000E507C" w:rsidP="000E507C">
      <w:pPr>
        <w:pStyle w:val="ListParagraph"/>
        <w:numPr>
          <w:ilvl w:val="0"/>
          <w:numId w:val="35"/>
        </w:numPr>
      </w:pPr>
      <w:r>
        <w:t xml:space="preserve">If cross section </w:t>
      </w:r>
      <w:r w:rsidR="00547C1C">
        <w:t>line</w:t>
      </w:r>
      <w:r>
        <w:t xml:space="preserve">s and/or </w:t>
      </w:r>
      <w:r w:rsidR="00547C1C">
        <w:t>line</w:t>
      </w:r>
      <w:r>
        <w:t xml:space="preserve"> buffers for a single project or site </w:t>
      </w:r>
      <w:r w:rsidRPr="006E7C1C">
        <w:rPr>
          <w:b/>
          <w:bCs/>
          <w:u w:val="single"/>
        </w:rPr>
        <w:t>DO NOT overlap</w:t>
      </w:r>
      <w:r>
        <w:t xml:space="preserve">, all tool inputs and outputs may be stored in the same ArcGIS Pro project geodatabase. Multiple </w:t>
      </w:r>
      <w:r w:rsidR="00547C1C">
        <w:t>line</w:t>
      </w:r>
      <w:r>
        <w:t>s can be processed in batch, requiring each tool step to only be run once.</w:t>
      </w:r>
    </w:p>
    <w:p w14:paraId="5CBB2CF4" w14:textId="77777777" w:rsidR="000E507C" w:rsidRDefault="000E507C" w:rsidP="000E507C">
      <w:pPr>
        <w:pStyle w:val="ListParagraph"/>
        <w:numPr>
          <w:ilvl w:val="0"/>
          <w:numId w:val="0"/>
        </w:numPr>
        <w:ind w:left="720"/>
        <w:jc w:val="center"/>
      </w:pPr>
      <w:r>
        <w:rPr>
          <w:noProof/>
        </w:rPr>
        <w:drawing>
          <wp:inline distT="0" distB="0" distL="0" distR="0" wp14:anchorId="24353AC6" wp14:editId="40FFC151">
            <wp:extent cx="2396087" cy="3009900"/>
            <wp:effectExtent l="0" t="0" r="4445" b="0"/>
            <wp:docPr id="98829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98225" name=""/>
                    <pic:cNvPicPr/>
                  </pic:nvPicPr>
                  <pic:blipFill>
                    <a:blip r:embed="rId31"/>
                    <a:stretch>
                      <a:fillRect/>
                    </a:stretch>
                  </pic:blipFill>
                  <pic:spPr>
                    <a:xfrm>
                      <a:off x="0" y="0"/>
                      <a:ext cx="2399457" cy="3014134"/>
                    </a:xfrm>
                    <a:prstGeom prst="rect">
                      <a:avLst/>
                    </a:prstGeom>
                  </pic:spPr>
                </pic:pic>
              </a:graphicData>
            </a:graphic>
          </wp:inline>
        </w:drawing>
      </w:r>
    </w:p>
    <w:p w14:paraId="13B88547" w14:textId="26F37B8C" w:rsidR="000E507C" w:rsidRDefault="00674B22" w:rsidP="00674B22">
      <w:pPr>
        <w:pStyle w:val="Heading4"/>
      </w:pPr>
      <w:r>
        <w:t xml:space="preserve">Overlapping </w:t>
      </w:r>
      <w:r w:rsidR="00547C1C">
        <w:t>line</w:t>
      </w:r>
      <w:r>
        <w:t>s</w:t>
      </w:r>
    </w:p>
    <w:p w14:paraId="28DDB934" w14:textId="58135FF4" w:rsidR="000E507C" w:rsidRDefault="000E507C" w:rsidP="000E507C">
      <w:pPr>
        <w:pStyle w:val="ListParagraph"/>
        <w:numPr>
          <w:ilvl w:val="0"/>
          <w:numId w:val="35"/>
        </w:numPr>
      </w:pPr>
      <w:r>
        <w:t xml:space="preserve">If cross section </w:t>
      </w:r>
      <w:r w:rsidR="00547C1C">
        <w:t>line</w:t>
      </w:r>
      <w:r>
        <w:t xml:space="preserve">s or buffers for a single project or site </w:t>
      </w:r>
      <w:r w:rsidRPr="006E7C1C">
        <w:rPr>
          <w:b/>
          <w:bCs/>
          <w:u w:val="single"/>
        </w:rPr>
        <w:t>DO overlap</w:t>
      </w:r>
      <w:r>
        <w:t xml:space="preserve">, it is best practice to store tool inputs and outputs in a separate geodatabase for each </w:t>
      </w:r>
      <w:r w:rsidR="00547C1C">
        <w:t>line</w:t>
      </w:r>
      <w:r>
        <w:t xml:space="preserve">. For example, for a project with 5 cross section </w:t>
      </w:r>
      <w:r w:rsidR="00547C1C">
        <w:t>line</w:t>
      </w:r>
      <w:r>
        <w:t>s, you will need at least 5 geodatabases. The tool automatically overwrites existing data if the file names have not been manually changed, so separation can help prevent accidental data loss.</w:t>
      </w:r>
      <w:r w:rsidR="00170C3F">
        <w:t xml:space="preserve"> (ex: RainbowFarmsXs1.gdb, RainbowFarmsXs2.gdb, etc.).</w:t>
      </w:r>
    </w:p>
    <w:p w14:paraId="5D16D382" w14:textId="77777777" w:rsidR="000E507C" w:rsidRDefault="000E507C" w:rsidP="000E507C">
      <w:pPr>
        <w:jc w:val="center"/>
      </w:pPr>
      <w:r>
        <w:rPr>
          <w:noProof/>
        </w:rPr>
        <w:lastRenderedPageBreak/>
        <w:drawing>
          <wp:inline distT="0" distB="0" distL="0" distR="0" wp14:anchorId="485079BD" wp14:editId="525B29E4">
            <wp:extent cx="3162300" cy="2211398"/>
            <wp:effectExtent l="0" t="0" r="0" b="0"/>
            <wp:docPr id="117369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95464" name=""/>
                    <pic:cNvPicPr/>
                  </pic:nvPicPr>
                  <pic:blipFill>
                    <a:blip r:embed="rId32"/>
                    <a:stretch>
                      <a:fillRect/>
                    </a:stretch>
                  </pic:blipFill>
                  <pic:spPr>
                    <a:xfrm>
                      <a:off x="0" y="0"/>
                      <a:ext cx="3180332" cy="2224008"/>
                    </a:xfrm>
                    <a:prstGeom prst="rect">
                      <a:avLst/>
                    </a:prstGeom>
                  </pic:spPr>
                </pic:pic>
              </a:graphicData>
            </a:graphic>
          </wp:inline>
        </w:drawing>
      </w:r>
    </w:p>
    <w:p w14:paraId="70A32133" w14:textId="554C3A9D" w:rsidR="00292F5A" w:rsidRDefault="00292F5A" w:rsidP="000617B8">
      <w:pPr>
        <w:pStyle w:val="Heading3"/>
      </w:pPr>
      <w:bookmarkStart w:id="121" w:name="_Toc791535795"/>
      <w:r>
        <w:t xml:space="preserve">Cross Section </w:t>
      </w:r>
      <w:bookmarkEnd w:id="121"/>
      <w:r w:rsidR="00547C1C">
        <w:t>Lines</w:t>
      </w:r>
    </w:p>
    <w:p w14:paraId="72238067" w14:textId="3DD3D472" w:rsidR="00597800" w:rsidRDefault="00597800" w:rsidP="00597800">
      <w:pPr>
        <w:pStyle w:val="BodyText"/>
        <w:spacing w:before="25" w:line="256" w:lineRule="auto"/>
        <w:ind w:left="120" w:right="457"/>
      </w:pPr>
      <w:r>
        <w:t>In</w:t>
      </w:r>
      <w:r>
        <w:rPr>
          <w:spacing w:val="-6"/>
        </w:rPr>
        <w:t xml:space="preserve"> </w:t>
      </w:r>
      <w:r>
        <w:t>this</w:t>
      </w:r>
      <w:r>
        <w:rPr>
          <w:spacing w:val="-8"/>
        </w:rPr>
        <w:t xml:space="preserve"> </w:t>
      </w:r>
      <w:r>
        <w:t>step</w:t>
      </w:r>
      <w:r>
        <w:rPr>
          <w:spacing w:val="-6"/>
        </w:rPr>
        <w:t xml:space="preserve"> </w:t>
      </w:r>
      <w:r>
        <w:t xml:space="preserve">you will </w:t>
      </w:r>
      <w:r w:rsidR="00C734CB">
        <w:t>prepare</w:t>
      </w:r>
      <w:r>
        <w:rPr>
          <w:spacing w:val="-17"/>
        </w:rPr>
        <w:t xml:space="preserve"> </w:t>
      </w:r>
      <w:r>
        <w:t xml:space="preserve">the </w:t>
      </w:r>
      <w:r w:rsidR="00FD6CF5">
        <w:t>cross</w:t>
      </w:r>
      <w:r w:rsidR="00C734CB">
        <w:rPr>
          <w:spacing w:val="-8"/>
        </w:rPr>
        <w:t xml:space="preserve"> </w:t>
      </w:r>
      <w:r w:rsidR="00FD6CF5">
        <w:rPr>
          <w:spacing w:val="-8"/>
        </w:rPr>
        <w:t>section</w:t>
      </w:r>
      <w:r>
        <w:t xml:space="preserve"> </w:t>
      </w:r>
      <w:r w:rsidR="00547C1C">
        <w:t>lines (a.k.a trace</w:t>
      </w:r>
      <w:r w:rsidR="00536404">
        <w:t>s</w:t>
      </w:r>
      <w:r w:rsidR="00547C1C">
        <w:t xml:space="preserve"> or transects)</w:t>
      </w:r>
      <w:r>
        <w:t xml:space="preserve"> in the</w:t>
      </w:r>
      <w:r>
        <w:rPr>
          <w:spacing w:val="-17"/>
        </w:rPr>
        <w:t xml:space="preserve"> </w:t>
      </w:r>
      <w:r>
        <w:t>Map</w:t>
      </w:r>
      <w:r>
        <w:rPr>
          <w:spacing w:val="-6"/>
        </w:rPr>
        <w:t xml:space="preserve"> </w:t>
      </w:r>
      <w:r>
        <w:t>View data</w:t>
      </w:r>
      <w:r>
        <w:rPr>
          <w:spacing w:val="-11"/>
        </w:rPr>
        <w:t xml:space="preserve"> </w:t>
      </w:r>
      <w:r>
        <w:t>frame.</w:t>
      </w:r>
      <w:r>
        <w:rPr>
          <w:spacing w:val="-9"/>
        </w:rPr>
        <w:t xml:space="preserve"> </w:t>
      </w:r>
      <w:r>
        <w:t>Th</w:t>
      </w:r>
      <w:r w:rsidR="00C734CB">
        <w:t>ese</w:t>
      </w:r>
      <w:r>
        <w:rPr>
          <w:spacing w:val="-8"/>
        </w:rPr>
        <w:t xml:space="preserve"> </w:t>
      </w:r>
      <w:r>
        <w:t>can</w:t>
      </w:r>
      <w:r>
        <w:rPr>
          <w:spacing w:val="-6"/>
        </w:rPr>
        <w:t xml:space="preserve"> </w:t>
      </w:r>
      <w:r>
        <w:t>be a straight</w:t>
      </w:r>
      <w:r>
        <w:rPr>
          <w:spacing w:val="-11"/>
        </w:rPr>
        <w:t xml:space="preserve"> </w:t>
      </w:r>
      <w:r>
        <w:t>line</w:t>
      </w:r>
      <w:r w:rsidR="00C734CB">
        <w:t>s</w:t>
      </w:r>
      <w:r>
        <w:t xml:space="preserve"> or line</w:t>
      </w:r>
      <w:r w:rsidR="00C734CB">
        <w:t>s</w:t>
      </w:r>
      <w:r>
        <w:t xml:space="preserve"> with many vertices that</w:t>
      </w:r>
      <w:r>
        <w:rPr>
          <w:spacing w:val="-4"/>
        </w:rPr>
        <w:t xml:space="preserve"> </w:t>
      </w:r>
      <w:r>
        <w:t>“zigzag”</w:t>
      </w:r>
      <w:r>
        <w:rPr>
          <w:spacing w:val="-8"/>
        </w:rPr>
        <w:t xml:space="preserve"> </w:t>
      </w:r>
      <w:r>
        <w:t>through</w:t>
      </w:r>
      <w:r>
        <w:rPr>
          <w:spacing w:val="-18"/>
        </w:rPr>
        <w:t xml:space="preserve"> </w:t>
      </w:r>
      <w:r>
        <w:t>the</w:t>
      </w:r>
      <w:r>
        <w:rPr>
          <w:spacing w:val="-10"/>
        </w:rPr>
        <w:t xml:space="preserve"> </w:t>
      </w:r>
      <w:r>
        <w:t>wells of interest.</w:t>
      </w:r>
    </w:p>
    <w:p w14:paraId="413643D7" w14:textId="77777777" w:rsidR="00233073" w:rsidRPr="000B39D3" w:rsidRDefault="00233073" w:rsidP="00233073">
      <w:pPr>
        <w:pStyle w:val="Heading5"/>
      </w:pPr>
      <w:bookmarkStart w:id="122" w:name="_Notes_and_Best"/>
      <w:bookmarkEnd w:id="122"/>
      <w:r>
        <w:t>Notes and Best practices</w:t>
      </w:r>
    </w:p>
    <w:p w14:paraId="59D55ED4" w14:textId="77777777" w:rsidR="00233073" w:rsidRDefault="00233073" w:rsidP="00233073">
      <w:pPr>
        <w:pStyle w:val="ListParagraph"/>
      </w:pPr>
      <w:r>
        <w:t>The first location clicked on the map will be the left edge of the cross section the tool creates.</w:t>
      </w:r>
    </w:p>
    <w:p w14:paraId="69A3CF0B" w14:textId="77777777" w:rsidR="00233073" w:rsidRDefault="00233073" w:rsidP="00233073">
      <w:pPr>
        <w:pStyle w:val="ListParagraph"/>
      </w:pPr>
      <w:r>
        <w:t>Cross sections should always be digitized from West to East (if horizontal) or South to</w:t>
      </w:r>
      <w:r w:rsidRPr="4B6B5B9A">
        <w:rPr>
          <w:rFonts w:ascii="Times New Roman" w:hAnsi="Times New Roman"/>
        </w:rPr>
        <w:t xml:space="preserve"> </w:t>
      </w:r>
      <w:r>
        <w:t>North (if vertical).</w:t>
      </w:r>
    </w:p>
    <w:p w14:paraId="4C4AC5A4" w14:textId="358F9648" w:rsidR="00233073" w:rsidRDefault="00233073" w:rsidP="00233073">
      <w:pPr>
        <w:pStyle w:val="ListParagraph"/>
      </w:pPr>
      <w:r>
        <w:t xml:space="preserve">It helps to begin digitizing your cross section line slightly to the West (or South) of </w:t>
      </w:r>
      <w:r w:rsidR="002F4EDF">
        <w:t>the</w:t>
      </w:r>
      <w:r>
        <w:t xml:space="preserve"> first well or</w:t>
      </w:r>
    </w:p>
    <w:p w14:paraId="6B8D0CF3" w14:textId="77777777" w:rsidR="00233073" w:rsidRDefault="00233073" w:rsidP="002F4EDF">
      <w:pPr>
        <w:pStyle w:val="ListParagraph"/>
        <w:numPr>
          <w:ilvl w:val="0"/>
          <w:numId w:val="0"/>
        </w:numPr>
        <w:ind w:left="720"/>
      </w:pPr>
      <w:r>
        <w:t>site of interest. This will prevent that feature from being covered up by the vertical axis displayed on the cross section using the DNR Groundwater Tool. The same is true for the last point digitized of the polyline.</w:t>
      </w:r>
    </w:p>
    <w:p w14:paraId="1D36C775" w14:textId="32A6AB50" w:rsidR="00233073" w:rsidRDefault="00233073" w:rsidP="00233073">
      <w:pPr>
        <w:pStyle w:val="ListParagraph"/>
      </w:pPr>
      <w:r>
        <w:t xml:space="preserve">Every click </w:t>
      </w:r>
      <w:r w:rsidR="002F4EDF">
        <w:t>of the</w:t>
      </w:r>
      <w:r>
        <w:t xml:space="preserve"> cursor create</w:t>
      </w:r>
      <w:r w:rsidR="002F4EDF">
        <w:t>s</w:t>
      </w:r>
      <w:r>
        <w:t xml:space="preserve"> another vertex in the cross-section line.</w:t>
      </w:r>
    </w:p>
    <w:p w14:paraId="598E8CAC" w14:textId="77777777" w:rsidR="00233073" w:rsidRDefault="00233073" w:rsidP="00233073">
      <w:pPr>
        <w:pStyle w:val="ListParagraph"/>
      </w:pPr>
      <w:r>
        <w:t>Each cross section line must be single part, or the tool will fail.</w:t>
      </w:r>
    </w:p>
    <w:p w14:paraId="4CB79307" w14:textId="77777777" w:rsidR="00233073" w:rsidRDefault="00233073" w:rsidP="00233073">
      <w:pPr>
        <w:pStyle w:val="ListParagraph"/>
      </w:pPr>
      <w:r>
        <w:t>Keep wells of interest within ½ mile (805 m) of the cross section line.</w:t>
      </w:r>
    </w:p>
    <w:p w14:paraId="399046A4" w14:textId="77777777" w:rsidR="00233073" w:rsidRDefault="00233073" w:rsidP="00233073">
      <w:pPr>
        <w:pStyle w:val="ListParagraph"/>
      </w:pPr>
      <w:r>
        <w:t>Be wary of creating sharp right angles within a single line, as this can cause unexpected data omissions.</w:t>
      </w:r>
    </w:p>
    <w:p w14:paraId="6EF2C5E9" w14:textId="77777777" w:rsidR="00233073" w:rsidRDefault="00233073" w:rsidP="00233073">
      <w:pPr>
        <w:ind w:left="720" w:hanging="360"/>
      </w:pPr>
      <w:r>
        <w:rPr>
          <w:noProof/>
        </w:rPr>
        <w:lastRenderedPageBreak/>
        <mc:AlternateContent>
          <mc:Choice Requires="wps">
            <w:drawing>
              <wp:anchor distT="0" distB="0" distL="114300" distR="114300" simplePos="0" relativeHeight="251662337" behindDoc="0" locked="0" layoutInCell="1" allowOverlap="1" wp14:anchorId="729F6EA8" wp14:editId="69651C57">
                <wp:simplePos x="0" y="0"/>
                <wp:positionH relativeFrom="column">
                  <wp:posOffset>895350</wp:posOffset>
                </wp:positionH>
                <wp:positionV relativeFrom="paragraph">
                  <wp:posOffset>3161030</wp:posOffset>
                </wp:positionV>
                <wp:extent cx="967740" cy="937260"/>
                <wp:effectExtent l="19050" t="19050" r="22860" b="15240"/>
                <wp:wrapNone/>
                <wp:docPr id="1310606799" name="Oval 1"/>
                <wp:cNvGraphicFramePr/>
                <a:graphic xmlns:a="http://schemas.openxmlformats.org/drawingml/2006/main">
                  <a:graphicData uri="http://schemas.microsoft.com/office/word/2010/wordprocessingShape">
                    <wps:wsp>
                      <wps:cNvSpPr/>
                      <wps:spPr>
                        <a:xfrm>
                          <a:off x="0" y="0"/>
                          <a:ext cx="967740" cy="937260"/>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208E67" id="Oval 1" o:spid="_x0000_s1026" style="position:absolute;margin-left:70.5pt;margin-top:248.9pt;width:76.2pt;height:73.8pt;z-index:25166233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" filled="f" strokecolor="#c00000" strokeweight="2.25pt"/>
            </w:pict>
          </mc:Fallback>
        </mc:AlternateContent>
      </w:r>
      <w:r>
        <w:rPr>
          <w:noProof/>
        </w:rPr>
        <mc:AlternateContent>
          <mc:Choice Requires="wps">
            <w:drawing>
              <wp:anchor distT="0" distB="0" distL="114300" distR="114300" simplePos="0" relativeHeight="251661313" behindDoc="0" locked="0" layoutInCell="1" allowOverlap="1" wp14:anchorId="66FD1271" wp14:editId="15B954EA">
                <wp:simplePos x="0" y="0"/>
                <wp:positionH relativeFrom="column">
                  <wp:posOffset>3509010</wp:posOffset>
                </wp:positionH>
                <wp:positionV relativeFrom="paragraph">
                  <wp:posOffset>3279140</wp:posOffset>
                </wp:positionV>
                <wp:extent cx="967740" cy="937260"/>
                <wp:effectExtent l="19050" t="19050" r="22860" b="15240"/>
                <wp:wrapNone/>
                <wp:docPr id="313009731" name="Oval 1"/>
                <wp:cNvGraphicFramePr/>
                <a:graphic xmlns:a="http://schemas.openxmlformats.org/drawingml/2006/main">
                  <a:graphicData uri="http://schemas.microsoft.com/office/word/2010/wordprocessingShape">
                    <wps:wsp>
                      <wps:cNvSpPr/>
                      <wps:spPr>
                        <a:xfrm>
                          <a:off x="0" y="0"/>
                          <a:ext cx="967740" cy="937260"/>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BD5092" id="Oval 1" o:spid="_x0000_s1026" style="position:absolute;margin-left:276.3pt;margin-top:258.2pt;width:76.2pt;height:73.8pt;z-index:2516613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" filled="f" strokecolor="#c00000" strokeweight="2.25pt"/>
            </w:pict>
          </mc:Fallback>
        </mc:AlternateContent>
      </w:r>
      <w:r>
        <w:rPr>
          <w:noProof/>
        </w:rPr>
        <w:drawing>
          <wp:inline distT="0" distB="0" distL="0" distR="0" wp14:anchorId="01FB6303" wp14:editId="241220F0">
            <wp:extent cx="3044190" cy="4103370"/>
            <wp:effectExtent l="0" t="0" r="3810" b="0"/>
            <wp:docPr id="107630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04772" name=""/>
                    <pic:cNvPicPr/>
                  </pic:nvPicPr>
                  <pic:blipFill rotWithShape="1">
                    <a:blip r:embed="rId33"/>
                    <a:srcRect l="21647" t="13941" r="15686" b="7445"/>
                    <a:stretch/>
                  </pic:blipFill>
                  <pic:spPr bwMode="auto">
                    <a:xfrm>
                      <a:off x="0" y="0"/>
                      <a:ext cx="3044454" cy="4103726"/>
                    </a:xfrm>
                    <a:prstGeom prst="rect">
                      <a:avLst/>
                    </a:prstGeom>
                    <a:ln>
                      <a:noFill/>
                    </a:ln>
                    <a:extLst>
                      <a:ext uri="{53640926-AAD7-44D8-BBD7-CCE9431645EC}">
                        <a14:shadowObscured xmlns:a14="http://schemas.microsoft.com/office/drawing/2010/main"/>
                      </a:ext>
                    </a:extLst>
                  </pic:spPr>
                </pic:pic>
              </a:graphicData>
            </a:graphic>
          </wp:inline>
        </w:drawing>
      </w:r>
      <w:r w:rsidRPr="001B5DC0">
        <w:rPr>
          <w:noProof/>
        </w:rPr>
        <w:t xml:space="preserve"> </w:t>
      </w:r>
      <w:r>
        <w:rPr>
          <w:noProof/>
        </w:rPr>
        <w:drawing>
          <wp:inline distT="0" distB="0" distL="0" distR="0" wp14:anchorId="66866F87" wp14:editId="4E7184CE">
            <wp:extent cx="2769870" cy="4092343"/>
            <wp:effectExtent l="0" t="0" r="0" b="3810"/>
            <wp:docPr id="96688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89954" name=""/>
                    <pic:cNvPicPr/>
                  </pic:nvPicPr>
                  <pic:blipFill rotWithShape="1">
                    <a:blip r:embed="rId34"/>
                    <a:srcRect l="20595" t="24864" r="41131" b="4626"/>
                    <a:stretch/>
                  </pic:blipFill>
                  <pic:spPr bwMode="auto">
                    <a:xfrm>
                      <a:off x="0" y="0"/>
                      <a:ext cx="2772674" cy="4096486"/>
                    </a:xfrm>
                    <a:prstGeom prst="rect">
                      <a:avLst/>
                    </a:prstGeom>
                    <a:ln>
                      <a:noFill/>
                    </a:ln>
                    <a:extLst>
                      <a:ext uri="{53640926-AAD7-44D8-BBD7-CCE9431645EC}">
                        <a14:shadowObscured xmlns:a14="http://schemas.microsoft.com/office/drawing/2010/main"/>
                      </a:ext>
                    </a:extLst>
                  </pic:spPr>
                </pic:pic>
              </a:graphicData>
            </a:graphic>
          </wp:inline>
        </w:drawing>
      </w:r>
    </w:p>
    <w:p w14:paraId="533A9004" w14:textId="2E3BBDA9" w:rsidR="0054141B" w:rsidRDefault="00FC6C3D" w:rsidP="0054141B">
      <w:pPr>
        <w:pStyle w:val="Heading4"/>
      </w:pPr>
      <w:r>
        <w:t>Import e</w:t>
      </w:r>
      <w:r w:rsidR="0054141B">
        <w:t>xisting polyline files</w:t>
      </w:r>
    </w:p>
    <w:p w14:paraId="05DF0B65" w14:textId="2FBB8B6D" w:rsidR="36FCB1F0" w:rsidRDefault="36FCB1F0" w:rsidP="4B6B5B9A">
      <w:pPr>
        <w:pStyle w:val="BodyText"/>
        <w:spacing w:before="25" w:line="256" w:lineRule="auto"/>
        <w:ind w:left="120" w:right="457"/>
      </w:pPr>
      <w:r>
        <w:t>If you already have cross</w:t>
      </w:r>
      <w:r w:rsidR="00547C1C">
        <w:t xml:space="preserve"> </w:t>
      </w:r>
      <w:r>
        <w:t xml:space="preserve">section </w:t>
      </w:r>
      <w:r w:rsidR="00547C1C">
        <w:t>line</w:t>
      </w:r>
      <w:r>
        <w:t xml:space="preserve"> in a .shp or feature class in another .gdb</w:t>
      </w:r>
      <w:r w:rsidR="272B38B9">
        <w:t>:</w:t>
      </w:r>
    </w:p>
    <w:p w14:paraId="5913F92E" w14:textId="02ECD536" w:rsidR="36FCB1F0" w:rsidRDefault="7AD8D1A7" w:rsidP="1422161C">
      <w:pPr>
        <w:pStyle w:val="BodyText"/>
        <w:numPr>
          <w:ilvl w:val="0"/>
          <w:numId w:val="1"/>
        </w:numPr>
        <w:spacing w:before="25" w:line="256" w:lineRule="auto"/>
        <w:ind w:right="457"/>
      </w:pPr>
      <w:r>
        <w:t>I</w:t>
      </w:r>
      <w:r w:rsidR="36FCB1F0">
        <w:t xml:space="preserve">mport them into </w:t>
      </w:r>
      <w:r w:rsidR="0054141B">
        <w:t>your cross section</w:t>
      </w:r>
      <w:r w:rsidR="36FCB1F0">
        <w:t xml:space="preserve"> .gdb</w:t>
      </w:r>
      <w:r w:rsidR="0E34E8C5">
        <w:t>,</w:t>
      </w:r>
    </w:p>
    <w:p w14:paraId="7BA2C414" w14:textId="706B4CAB" w:rsidR="296796EB" w:rsidRDefault="296796EB" w:rsidP="1422161C">
      <w:pPr>
        <w:pStyle w:val="BodyText"/>
        <w:numPr>
          <w:ilvl w:val="0"/>
          <w:numId w:val="1"/>
        </w:numPr>
        <w:spacing w:before="25" w:line="256" w:lineRule="auto"/>
        <w:ind w:right="457"/>
      </w:pPr>
      <w:r>
        <w:t>Add the required fields discussed below</w:t>
      </w:r>
      <w:r w:rsidR="2763DE6F">
        <w:t xml:space="preserve"> if they are not already present</w:t>
      </w:r>
      <w:r w:rsidR="52E514AC">
        <w:t>,</w:t>
      </w:r>
    </w:p>
    <w:p w14:paraId="29F59A0D" w14:textId="17234CF6" w:rsidR="296796EB" w:rsidRDefault="296796EB" w:rsidP="1422161C">
      <w:pPr>
        <w:pStyle w:val="BodyText"/>
        <w:numPr>
          <w:ilvl w:val="0"/>
          <w:numId w:val="1"/>
        </w:numPr>
        <w:spacing w:before="25" w:line="256" w:lineRule="auto"/>
        <w:ind w:right="457"/>
      </w:pPr>
      <w:r>
        <w:t xml:space="preserve">Remove any unnecessary fields </w:t>
      </w:r>
      <w:r w:rsidR="7531DD24">
        <w:t xml:space="preserve">that may be present </w:t>
      </w:r>
      <w:r>
        <w:t xml:space="preserve">from your newly imported </w:t>
      </w:r>
      <w:r w:rsidR="63E60391">
        <w:t xml:space="preserve">feature class </w:t>
      </w:r>
      <w:r>
        <w:t>attribute table</w:t>
      </w:r>
      <w:r w:rsidR="3A9CF5EF">
        <w:t>.</w:t>
      </w:r>
    </w:p>
    <w:p w14:paraId="0169F445" w14:textId="4A20E0F3" w:rsidR="5C3938A9" w:rsidRDefault="017D3017" w:rsidP="1422161C">
      <w:pPr>
        <w:pStyle w:val="BodyText"/>
        <w:numPr>
          <w:ilvl w:val="0"/>
          <w:numId w:val="1"/>
        </w:numPr>
        <w:spacing w:before="25" w:line="256" w:lineRule="auto"/>
        <w:ind w:right="457"/>
      </w:pPr>
      <w:r>
        <w:t xml:space="preserve">Review the </w:t>
      </w:r>
      <w:hyperlink w:anchor="_Notes_and_Best" w:history="1">
        <w:r w:rsidRPr="002F4EDF">
          <w:rPr>
            <w:rStyle w:val="Hyperlink"/>
          </w:rPr>
          <w:t>“</w:t>
        </w:r>
        <w:r w:rsidR="002F4EDF" w:rsidRPr="002F4EDF">
          <w:rPr>
            <w:rStyle w:val="Hyperlink"/>
          </w:rPr>
          <w:t xml:space="preserve">Notes and </w:t>
        </w:r>
        <w:r w:rsidR="000B39D3" w:rsidRPr="002F4EDF">
          <w:rPr>
            <w:rStyle w:val="Hyperlink"/>
          </w:rPr>
          <w:t>Best Practices</w:t>
        </w:r>
        <w:r w:rsidRPr="002F4EDF">
          <w:rPr>
            <w:rStyle w:val="Hyperlink"/>
          </w:rPr>
          <w:t>”</w:t>
        </w:r>
      </w:hyperlink>
      <w:r>
        <w:t xml:space="preserve"> </w:t>
      </w:r>
      <w:r w:rsidR="002F4EDF">
        <w:t xml:space="preserve">section </w:t>
      </w:r>
      <w:r>
        <w:t>and edit the imported lines as nee</w:t>
      </w:r>
      <w:r w:rsidR="0B92B188">
        <w:t>ded to meet those requirements.</w:t>
      </w:r>
    </w:p>
    <w:p w14:paraId="7F2A65C0" w14:textId="155ED941" w:rsidR="00597800" w:rsidRPr="009C77FD" w:rsidRDefault="00597800" w:rsidP="009C77FD">
      <w:pPr>
        <w:pStyle w:val="Heading4"/>
      </w:pPr>
      <w:bookmarkStart w:id="123" w:name="Create_a_polyline_shapefile"/>
      <w:bookmarkEnd w:id="123"/>
      <w:r w:rsidRPr="009C77FD">
        <w:t xml:space="preserve">Create a polyline </w:t>
      </w:r>
      <w:r w:rsidR="009C77FD">
        <w:t>feature class</w:t>
      </w:r>
    </w:p>
    <w:p w14:paraId="188E78FA" w14:textId="1914C309" w:rsidR="00597800" w:rsidRPr="00426CFE" w:rsidRDefault="00597800" w:rsidP="002B49FE">
      <w:pPr>
        <w:pStyle w:val="ListParagraph"/>
        <w:numPr>
          <w:ilvl w:val="0"/>
          <w:numId w:val="10"/>
        </w:numPr>
      </w:pPr>
      <w:r w:rsidRPr="00426CFE">
        <w:t xml:space="preserve">To create a new </w:t>
      </w:r>
      <w:r w:rsidR="009C77FD" w:rsidRPr="00426CFE">
        <w:t>feature class</w:t>
      </w:r>
      <w:r w:rsidRPr="00426CFE">
        <w:t xml:space="preserve">, open ArcCatalog and locate </w:t>
      </w:r>
      <w:r w:rsidR="00DD0B47">
        <w:t>your cross section</w:t>
      </w:r>
      <w:r w:rsidR="009C77FD" w:rsidRPr="00426CFE">
        <w:t xml:space="preserve"> geodatabase</w:t>
      </w:r>
      <w:r w:rsidRPr="00426CFE">
        <w:t>.</w:t>
      </w:r>
    </w:p>
    <w:p w14:paraId="2CC3DCF9" w14:textId="130619BC" w:rsidR="00597800" w:rsidRPr="00426CFE" w:rsidRDefault="00597800" w:rsidP="002B49FE">
      <w:pPr>
        <w:pStyle w:val="ListParagraph"/>
        <w:numPr>
          <w:ilvl w:val="0"/>
          <w:numId w:val="10"/>
        </w:numPr>
      </w:pPr>
      <w:r w:rsidRPr="00426CFE">
        <w:t xml:space="preserve">Right‐click on the </w:t>
      </w:r>
      <w:r w:rsidR="00DD0B47">
        <w:t>.</w:t>
      </w:r>
      <w:r w:rsidR="009C77FD" w:rsidRPr="00426CFE">
        <w:t>gdb</w:t>
      </w:r>
      <w:r w:rsidRPr="00426CFE">
        <w:t xml:space="preserve"> and select New </w:t>
      </w:r>
      <w:r w:rsidR="009C77FD" w:rsidRPr="00426CFE">
        <w:t>Feature Class</w:t>
      </w:r>
      <w:r w:rsidRPr="00426CFE">
        <w:t xml:space="preserve">. Name </w:t>
      </w:r>
      <w:r w:rsidR="009C77FD" w:rsidRPr="00426CFE">
        <w:t>it</w:t>
      </w:r>
      <w:r w:rsidRPr="00426CFE">
        <w:t xml:space="preserve"> “</w:t>
      </w:r>
      <w:r w:rsidR="009C77FD">
        <w:t>xsln_mapview</w:t>
      </w:r>
      <w:r w:rsidRPr="00426CFE">
        <w:t>” and select “</w:t>
      </w:r>
      <w:r w:rsidR="009C77FD" w:rsidRPr="00426CFE">
        <w:t>L</w:t>
      </w:r>
      <w:r w:rsidRPr="00426CFE">
        <w:t xml:space="preserve">ine” from the Feature </w:t>
      </w:r>
      <w:r w:rsidR="009C77FD" w:rsidRPr="00426CFE">
        <w:t xml:space="preserve">Class </w:t>
      </w:r>
      <w:r w:rsidRPr="00426CFE">
        <w:t>Type dropdown menu.</w:t>
      </w:r>
      <w:r w:rsidR="00BE3B5D" w:rsidRPr="00426CFE">
        <w:t xml:space="preserve"> Make sure both Geometric Properties boxes are unchecked. Click Next.</w:t>
      </w:r>
    </w:p>
    <w:p w14:paraId="505287D0" w14:textId="1F25275B" w:rsidR="00BE3B5D" w:rsidRDefault="00BE3B5D" w:rsidP="00426CFE">
      <w:pPr>
        <w:pStyle w:val="ListParagraph"/>
        <w:numPr>
          <w:ilvl w:val="0"/>
          <w:numId w:val="0"/>
        </w:numPr>
        <w:ind w:left="720"/>
      </w:pPr>
      <w:r>
        <w:rPr>
          <w:noProof/>
        </w:rPr>
        <w:lastRenderedPageBreak/>
        <w:drawing>
          <wp:inline distT="0" distB="0" distL="0" distR="0" wp14:anchorId="6F6395C3" wp14:editId="2C3E8BC5">
            <wp:extent cx="2895600" cy="3699277"/>
            <wp:effectExtent l="0" t="0" r="0" b="0"/>
            <wp:docPr id="1278504222" name="Picture 127850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04222" name=""/>
                    <pic:cNvPicPr/>
                  </pic:nvPicPr>
                  <pic:blipFill>
                    <a:blip r:embed="rId35"/>
                    <a:stretch>
                      <a:fillRect/>
                    </a:stretch>
                  </pic:blipFill>
                  <pic:spPr>
                    <a:xfrm>
                      <a:off x="0" y="0"/>
                      <a:ext cx="2901069" cy="3706264"/>
                    </a:xfrm>
                    <a:prstGeom prst="rect">
                      <a:avLst/>
                    </a:prstGeom>
                  </pic:spPr>
                </pic:pic>
              </a:graphicData>
            </a:graphic>
          </wp:inline>
        </w:drawing>
      </w:r>
    </w:p>
    <w:p w14:paraId="7D28074D" w14:textId="77777777" w:rsidR="005C4EEA" w:rsidRPr="00426CFE" w:rsidRDefault="005C4EEA" w:rsidP="00426CFE">
      <w:pPr>
        <w:pStyle w:val="ListParagraph"/>
        <w:numPr>
          <w:ilvl w:val="0"/>
          <w:numId w:val="0"/>
        </w:numPr>
        <w:ind w:left="720"/>
      </w:pPr>
    </w:p>
    <w:p w14:paraId="5B251CA4" w14:textId="7C970507" w:rsidR="00BE3B5D" w:rsidRDefault="00E0631D" w:rsidP="002B49FE">
      <w:pPr>
        <w:pStyle w:val="ListParagraph"/>
        <w:numPr>
          <w:ilvl w:val="0"/>
          <w:numId w:val="10"/>
        </w:numPr>
      </w:pPr>
      <w:r>
        <w:t>Add</w:t>
      </w:r>
      <w:r w:rsidR="00BE3B5D" w:rsidRPr="00426CFE">
        <w:t xml:space="preserve"> the following two fields: “xsec_id” and ‘’xsec_desc”</w:t>
      </w:r>
      <w:r w:rsidR="003D12C1">
        <w:t xml:space="preserve">, </w:t>
      </w:r>
      <w:r w:rsidR="00BE3B5D" w:rsidRPr="00426CFE">
        <w:t>both with text data type. Click Next.</w:t>
      </w:r>
    </w:p>
    <w:p w14:paraId="10CB8016" w14:textId="22109A7E" w:rsidR="003D12C1" w:rsidRDefault="003D12C1" w:rsidP="003D12C1">
      <w:pPr>
        <w:pStyle w:val="ListParagraph"/>
        <w:numPr>
          <w:ilvl w:val="1"/>
          <w:numId w:val="10"/>
        </w:numPr>
      </w:pPr>
      <w:r>
        <w:t>Note: “xsec_desc” field is optional but encouraged.</w:t>
      </w:r>
    </w:p>
    <w:p w14:paraId="1EFBB496" w14:textId="77777777" w:rsidR="005C4EEA" w:rsidRPr="00426CFE" w:rsidRDefault="005C4EEA" w:rsidP="005C4EEA">
      <w:pPr>
        <w:pStyle w:val="ListParagraph"/>
        <w:numPr>
          <w:ilvl w:val="0"/>
          <w:numId w:val="0"/>
        </w:numPr>
        <w:ind w:left="1440"/>
      </w:pPr>
    </w:p>
    <w:p w14:paraId="304AA4E0" w14:textId="0D993F57" w:rsidR="00BE3B5D" w:rsidRDefault="00BE3B5D" w:rsidP="00426CFE">
      <w:pPr>
        <w:pStyle w:val="ListParagraph"/>
        <w:numPr>
          <w:ilvl w:val="0"/>
          <w:numId w:val="0"/>
        </w:numPr>
        <w:ind w:left="720"/>
      </w:pPr>
      <w:r>
        <w:rPr>
          <w:noProof/>
        </w:rPr>
        <w:drawing>
          <wp:inline distT="0" distB="0" distL="0" distR="0" wp14:anchorId="4B1F95AA" wp14:editId="52E085A6">
            <wp:extent cx="3107278" cy="2293620"/>
            <wp:effectExtent l="0" t="0" r="0" b="0"/>
            <wp:docPr id="701906379" name="Picture 701906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06379" name=""/>
                    <pic:cNvPicPr/>
                  </pic:nvPicPr>
                  <pic:blipFill>
                    <a:blip r:embed="rId36"/>
                    <a:stretch>
                      <a:fillRect/>
                    </a:stretch>
                  </pic:blipFill>
                  <pic:spPr>
                    <a:xfrm>
                      <a:off x="0" y="0"/>
                      <a:ext cx="3112136" cy="2297206"/>
                    </a:xfrm>
                    <a:prstGeom prst="rect">
                      <a:avLst/>
                    </a:prstGeom>
                  </pic:spPr>
                </pic:pic>
              </a:graphicData>
            </a:graphic>
          </wp:inline>
        </w:drawing>
      </w:r>
    </w:p>
    <w:p w14:paraId="34EAEBC7" w14:textId="77777777" w:rsidR="005C4EEA" w:rsidRPr="00426CFE" w:rsidRDefault="005C4EEA" w:rsidP="00426CFE">
      <w:pPr>
        <w:pStyle w:val="ListParagraph"/>
        <w:numPr>
          <w:ilvl w:val="0"/>
          <w:numId w:val="0"/>
        </w:numPr>
        <w:ind w:left="720"/>
      </w:pPr>
    </w:p>
    <w:p w14:paraId="7D879931" w14:textId="7ADD26CA" w:rsidR="00751E0C" w:rsidRPr="00426CFE" w:rsidRDefault="00BE3B5D" w:rsidP="002B49FE">
      <w:pPr>
        <w:pStyle w:val="ListParagraph"/>
        <w:numPr>
          <w:ilvl w:val="0"/>
          <w:numId w:val="10"/>
        </w:numPr>
      </w:pPr>
      <w:r>
        <w:t xml:space="preserve">Select </w:t>
      </w:r>
      <w:r w:rsidR="00597800">
        <w:t>Projected Coordinate System NAD</w:t>
      </w:r>
      <w:r>
        <w:t xml:space="preserve"> </w:t>
      </w:r>
      <w:r w:rsidR="00597800">
        <w:t xml:space="preserve">1983 UTM Zone 15N. Click </w:t>
      </w:r>
      <w:r>
        <w:t>Finish</w:t>
      </w:r>
      <w:r w:rsidR="00597800">
        <w:t>.</w:t>
      </w:r>
    </w:p>
    <w:p w14:paraId="708EEF57" w14:textId="28F4FF03" w:rsidR="00597800" w:rsidRDefault="00597800" w:rsidP="00751E0C">
      <w:pPr>
        <w:pStyle w:val="Heading4"/>
      </w:pPr>
      <w:bookmarkStart w:id="124" w:name="Digitize_the_cross_section_polyline"/>
      <w:bookmarkEnd w:id="124"/>
      <w:r>
        <w:lastRenderedPageBreak/>
        <w:t xml:space="preserve">Digitize the cross section </w:t>
      </w:r>
      <w:r w:rsidR="00547C1C">
        <w:t>line</w:t>
      </w:r>
      <w:r w:rsidR="00395E57">
        <w:t>s</w:t>
      </w:r>
    </w:p>
    <w:p w14:paraId="0127A56D" w14:textId="067E1DED" w:rsidR="4B6B5B9A" w:rsidRDefault="006C3277" w:rsidP="006C3277">
      <w:pPr>
        <w:pStyle w:val="Heading4"/>
      </w:pPr>
      <w:r>
        <w:t xml:space="preserve">Draw </w:t>
      </w:r>
      <w:r w:rsidR="00547C1C">
        <w:t>line</w:t>
      </w:r>
      <w:r>
        <w:t>s</w:t>
      </w:r>
    </w:p>
    <w:p w14:paraId="4AE90804" w14:textId="77777777" w:rsidR="006626A6" w:rsidRPr="00426CFE" w:rsidRDefault="00751E0C" w:rsidP="002B49FE">
      <w:pPr>
        <w:pStyle w:val="ListParagraph"/>
        <w:numPr>
          <w:ilvl w:val="0"/>
          <w:numId w:val="10"/>
        </w:numPr>
      </w:pPr>
      <w:r w:rsidRPr="00426CFE">
        <w:t xml:space="preserve">Open the MapView </w:t>
      </w:r>
      <w:r w:rsidR="006626A6" w:rsidRPr="00426CFE">
        <w:t>window</w:t>
      </w:r>
      <w:r w:rsidRPr="00426CFE">
        <w:t xml:space="preserve"> and bring the </w:t>
      </w:r>
      <w:r w:rsidR="006626A6" w:rsidRPr="00426CFE">
        <w:t xml:space="preserve">xsln_mapview </w:t>
      </w:r>
      <w:r w:rsidRPr="00426CFE">
        <w:t xml:space="preserve">feature class into the Contents pane. </w:t>
      </w:r>
    </w:p>
    <w:p w14:paraId="3680E1FB" w14:textId="1692F597" w:rsidR="00597800" w:rsidRPr="00426CFE" w:rsidRDefault="00597800" w:rsidP="002B49FE">
      <w:pPr>
        <w:pStyle w:val="ListParagraph"/>
        <w:numPr>
          <w:ilvl w:val="0"/>
          <w:numId w:val="10"/>
        </w:numPr>
      </w:pPr>
      <w:r w:rsidRPr="00426CFE">
        <w:t xml:space="preserve">To digitize the </w:t>
      </w:r>
      <w:r w:rsidR="00117E66" w:rsidRPr="00426CFE">
        <w:t>cross-section</w:t>
      </w:r>
      <w:r w:rsidRPr="00426CFE">
        <w:t xml:space="preserve"> line</w:t>
      </w:r>
      <w:r w:rsidR="006626A6" w:rsidRPr="00426CFE">
        <w:t>s</w:t>
      </w:r>
      <w:r w:rsidRPr="00426CFE">
        <w:t xml:space="preserve">, click on </w:t>
      </w:r>
      <w:r w:rsidR="004A25B0" w:rsidRPr="00426CFE">
        <w:t xml:space="preserve">the </w:t>
      </w:r>
      <w:r w:rsidR="006626A6" w:rsidRPr="00426CFE">
        <w:t>Create button on the Edit ribbon</w:t>
      </w:r>
      <w:r w:rsidRPr="00426CFE">
        <w:t>.</w:t>
      </w:r>
      <w:r w:rsidR="006626A6" w:rsidRPr="00426CFE">
        <w:t xml:space="preserve"> This will open the Create Features pane.</w:t>
      </w:r>
    </w:p>
    <w:p w14:paraId="2961E1A3" w14:textId="0E3C2CF6" w:rsidR="00597800" w:rsidRPr="00426CFE" w:rsidRDefault="00597800" w:rsidP="002B49FE">
      <w:pPr>
        <w:pStyle w:val="ListParagraph"/>
        <w:numPr>
          <w:ilvl w:val="0"/>
          <w:numId w:val="10"/>
        </w:numPr>
      </w:pPr>
      <w:r w:rsidRPr="00426CFE">
        <w:t>Click on the “</w:t>
      </w:r>
      <w:r w:rsidR="006626A6" w:rsidRPr="00426CFE">
        <w:t>xsln_mapview</w:t>
      </w:r>
      <w:r w:rsidRPr="00426CFE">
        <w:t>” file in the Create Features pane and then click on “Line” which should appear in a “Construction Tools” subpane. The cursor should now change to a cross hairs that allows you to digitize the polyline.</w:t>
      </w:r>
    </w:p>
    <w:p w14:paraId="2B19E928" w14:textId="77777777" w:rsidR="00597800" w:rsidRPr="00426CFE" w:rsidRDefault="00597800" w:rsidP="002B49FE">
      <w:pPr>
        <w:pStyle w:val="ListParagraph"/>
        <w:numPr>
          <w:ilvl w:val="0"/>
          <w:numId w:val="10"/>
        </w:numPr>
      </w:pPr>
      <w:r w:rsidRPr="00426CFE">
        <w:t>Click on the map to add a starting vertex for your polyline.</w:t>
      </w:r>
    </w:p>
    <w:p w14:paraId="1C126D30" w14:textId="380028D2" w:rsidR="00597800" w:rsidRPr="00426CFE" w:rsidRDefault="00597800" w:rsidP="002B49FE">
      <w:pPr>
        <w:pStyle w:val="ListParagraph"/>
        <w:numPr>
          <w:ilvl w:val="0"/>
          <w:numId w:val="10"/>
        </w:numPr>
      </w:pPr>
      <w:r w:rsidRPr="00426CFE">
        <w:t>Straight polylines are created using only two vertices. Click once to start the polyline and then double‐click and the other end to finish digitizing the line.</w:t>
      </w:r>
      <w:r w:rsidR="004A25B0" w:rsidRPr="00426CFE">
        <w:t xml:space="preserve"> Lines for all cross sections can be stored in this feature class, so continue digitizing the remaining lines</w:t>
      </w:r>
      <w:r w:rsidR="00567EA6" w:rsidRPr="00426CFE">
        <w:t>.</w:t>
      </w:r>
    </w:p>
    <w:p w14:paraId="09F3931F" w14:textId="77777777" w:rsidR="00597800" w:rsidRPr="00426CFE" w:rsidRDefault="00597800" w:rsidP="002B49FE">
      <w:pPr>
        <w:pStyle w:val="ListParagraph"/>
        <w:numPr>
          <w:ilvl w:val="0"/>
          <w:numId w:val="10"/>
        </w:numPr>
      </w:pPr>
      <w:r w:rsidRPr="00426CFE">
        <w:t>To create a non‐linear polyline with more than two vertices, continue clicking on the map, snapping to wells or sites of interest where appropriate.</w:t>
      </w:r>
    </w:p>
    <w:p w14:paraId="55653AA8" w14:textId="27D396EF" w:rsidR="00597800" w:rsidRPr="00426CFE" w:rsidRDefault="00597800" w:rsidP="002B49FE">
      <w:pPr>
        <w:pStyle w:val="ListParagraph"/>
        <w:numPr>
          <w:ilvl w:val="0"/>
          <w:numId w:val="10"/>
        </w:numPr>
      </w:pPr>
      <w:r w:rsidRPr="00426CFE">
        <w:t xml:space="preserve">When finished, </w:t>
      </w:r>
      <w:r w:rsidR="006626A6" w:rsidRPr="00426CFE">
        <w:t xml:space="preserve">click </w:t>
      </w:r>
      <w:r w:rsidRPr="00426CFE">
        <w:t xml:space="preserve">Save </w:t>
      </w:r>
      <w:r w:rsidR="006626A6" w:rsidRPr="00426CFE">
        <w:t>in the Edit ribbon</w:t>
      </w:r>
      <w:r w:rsidRPr="00426CFE">
        <w:t>.</w:t>
      </w:r>
    </w:p>
    <w:p w14:paraId="5C357BA8" w14:textId="7AFF5BEB" w:rsidR="00597800" w:rsidRPr="00677B4F" w:rsidRDefault="00426CFE" w:rsidP="00677B4F">
      <w:pPr>
        <w:pStyle w:val="Heading4"/>
      </w:pPr>
      <w:bookmarkStart w:id="125" w:name="Format_the_cross_section_polyline_file"/>
      <w:bookmarkEnd w:id="125"/>
      <w:r>
        <w:t>Populate</w:t>
      </w:r>
      <w:r w:rsidR="00597800">
        <w:t xml:space="preserve"> the </w:t>
      </w:r>
      <w:r w:rsidR="00117E66">
        <w:t>cross-section</w:t>
      </w:r>
      <w:r>
        <w:t xml:space="preserve"> </w:t>
      </w:r>
      <w:r w:rsidR="00547C1C">
        <w:t>line</w:t>
      </w:r>
      <w:r w:rsidR="00597800">
        <w:t xml:space="preserve"> </w:t>
      </w:r>
      <w:r>
        <w:t>attributes</w:t>
      </w:r>
    </w:p>
    <w:p w14:paraId="25EDEFC3" w14:textId="0E6E37D2" w:rsidR="00597800" w:rsidRDefault="00426CFE" w:rsidP="002B49FE">
      <w:pPr>
        <w:pStyle w:val="ListParagraph"/>
        <w:numPr>
          <w:ilvl w:val="0"/>
          <w:numId w:val="10"/>
        </w:numPr>
      </w:pPr>
      <w:r>
        <w:t>R</w:t>
      </w:r>
      <w:r w:rsidR="00597800">
        <w:t>ight‐click on the “</w:t>
      </w:r>
      <w:r>
        <w:t>xsln_mapview</w:t>
      </w:r>
      <w:r w:rsidR="00597800">
        <w:t xml:space="preserve">” file in the </w:t>
      </w:r>
      <w:r w:rsidR="6A4800CB">
        <w:t>Contents Pane</w:t>
      </w:r>
      <w:r w:rsidR="00597800">
        <w:t>. Select Attribute Table.</w:t>
      </w:r>
      <w:r>
        <w:t xml:space="preserve"> Click on the Edit tab at the top of the project window to activate the editing ribbon.</w:t>
      </w:r>
    </w:p>
    <w:p w14:paraId="212CD8EA" w14:textId="6A2297D6" w:rsidR="00B11996" w:rsidRDefault="00B11996" w:rsidP="00B11996">
      <w:pPr>
        <w:pStyle w:val="ListParagraph"/>
        <w:numPr>
          <w:ilvl w:val="0"/>
          <w:numId w:val="0"/>
        </w:numPr>
        <w:ind w:left="720"/>
      </w:pPr>
    </w:p>
    <w:p w14:paraId="701A70DB" w14:textId="61DC360D" w:rsidR="00B11996" w:rsidRDefault="00B11996" w:rsidP="002B49FE">
      <w:pPr>
        <w:pStyle w:val="ListParagraph"/>
        <w:numPr>
          <w:ilvl w:val="0"/>
          <w:numId w:val="10"/>
        </w:numPr>
      </w:pPr>
      <w:r>
        <w:t>Populate the xsec_id field with consecutive unique numbers, and the xsec_desc field with a brief description of the line’s orientation. Click Save.</w:t>
      </w:r>
    </w:p>
    <w:p w14:paraId="22AC7D5F" w14:textId="77777777" w:rsidR="009A1572" w:rsidRDefault="009A1572" w:rsidP="009A1572">
      <w:pPr>
        <w:pStyle w:val="ListParagraph"/>
        <w:numPr>
          <w:ilvl w:val="0"/>
          <w:numId w:val="0"/>
        </w:numPr>
        <w:ind w:left="720"/>
      </w:pPr>
    </w:p>
    <w:p w14:paraId="1E44E83B" w14:textId="4DACE33D" w:rsidR="00B11996" w:rsidRDefault="00B11996" w:rsidP="00B11996">
      <w:pPr>
        <w:pStyle w:val="ListParagraph"/>
        <w:numPr>
          <w:ilvl w:val="0"/>
          <w:numId w:val="0"/>
        </w:numPr>
        <w:ind w:left="720"/>
      </w:pPr>
      <w:r>
        <w:rPr>
          <w:noProof/>
        </w:rPr>
        <w:drawing>
          <wp:inline distT="0" distB="0" distL="0" distR="0" wp14:anchorId="7E3C18F5" wp14:editId="28AE58B1">
            <wp:extent cx="4533900" cy="1639772"/>
            <wp:effectExtent l="0" t="0" r="0" b="0"/>
            <wp:docPr id="162393568" name="Picture 16239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3568" name=""/>
                    <pic:cNvPicPr/>
                  </pic:nvPicPr>
                  <pic:blipFill>
                    <a:blip r:embed="rId37"/>
                    <a:stretch>
                      <a:fillRect/>
                    </a:stretch>
                  </pic:blipFill>
                  <pic:spPr>
                    <a:xfrm>
                      <a:off x="0" y="0"/>
                      <a:ext cx="4547544" cy="1644707"/>
                    </a:xfrm>
                    <a:prstGeom prst="rect">
                      <a:avLst/>
                    </a:prstGeom>
                  </pic:spPr>
                </pic:pic>
              </a:graphicData>
            </a:graphic>
          </wp:inline>
        </w:drawing>
      </w:r>
    </w:p>
    <w:p w14:paraId="548854C5" w14:textId="0B8353AC" w:rsidR="00527CDA" w:rsidRDefault="00527CDA">
      <w:pPr>
        <w:spacing w:before="120" w:after="0"/>
      </w:pPr>
      <w:r>
        <w:br w:type="page"/>
      </w:r>
    </w:p>
    <w:p w14:paraId="119A020A" w14:textId="544C0A95" w:rsidR="00292F5A" w:rsidRDefault="00292F5A" w:rsidP="00292F5A">
      <w:pPr>
        <w:pStyle w:val="Heading2"/>
      </w:pPr>
      <w:bookmarkStart w:id="126" w:name="_Toc826139396"/>
      <w:r>
        <w:lastRenderedPageBreak/>
        <w:t>Using the Toolbox</w:t>
      </w:r>
      <w:bookmarkEnd w:id="126"/>
    </w:p>
    <w:p w14:paraId="202FBD27" w14:textId="77777777" w:rsidR="00DD0B47" w:rsidRDefault="00AD0FE1" w:rsidP="00AD0FE1">
      <w:r>
        <w:t xml:space="preserve">There are two toolsets in the </w:t>
      </w:r>
      <w:r w:rsidR="65EF19E6">
        <w:t xml:space="preserve">'DNR Cross Section Tools' </w:t>
      </w:r>
      <w:r>
        <w:t>toolbox: one uses only wells with verified locations, the other uses only wells with unverified locations.</w:t>
      </w:r>
      <w:r w:rsidR="00D65892">
        <w:t xml:space="preserve"> </w:t>
      </w:r>
      <w:r w:rsidR="00407FA0">
        <w:t>Some tools can be used with either verified or unverified wells – these are listed outside of the Verified and Unverified Toolsets</w:t>
      </w:r>
      <w:r w:rsidR="002E64AA">
        <w:t xml:space="preserve"> (ex: 1 Create Raster Profiles).</w:t>
      </w:r>
      <w:r w:rsidR="00945520">
        <w:t xml:space="preserve"> Best practice is to run each tool in numerical order.</w:t>
      </w:r>
    </w:p>
    <w:p w14:paraId="66D3BFF6" w14:textId="15762A2E" w:rsidR="00833426" w:rsidRDefault="00833426" w:rsidP="00833426">
      <w:pPr>
        <w:pStyle w:val="Heading3"/>
      </w:pPr>
      <w:r>
        <w:t>Before Beginning</w:t>
      </w:r>
    </w:p>
    <w:p w14:paraId="750E21ED" w14:textId="560E5375" w:rsidR="005F0745" w:rsidRPr="00833426" w:rsidRDefault="005F0745" w:rsidP="00833426">
      <w:pPr>
        <w:pStyle w:val="ListParagraph"/>
        <w:numPr>
          <w:ilvl w:val="0"/>
          <w:numId w:val="29"/>
        </w:numPr>
      </w:pPr>
      <w:r w:rsidRPr="00833426">
        <w:t>You must be connected to the network (I: and V: drives) for the tools to work!</w:t>
      </w:r>
    </w:p>
    <w:p w14:paraId="25F18BCD" w14:textId="4B80AA89" w:rsidR="569C3CDB" w:rsidRDefault="569C3CDB" w:rsidP="00833426">
      <w:pPr>
        <w:pStyle w:val="ListParagraph"/>
        <w:numPr>
          <w:ilvl w:val="0"/>
          <w:numId w:val="29"/>
        </w:numPr>
        <w:rPr>
          <w:u w:val="single"/>
        </w:rPr>
      </w:pPr>
      <w:r w:rsidRPr="003A28D4">
        <w:rPr>
          <w:u w:val="single"/>
        </w:rPr>
        <w:t xml:space="preserve">The </w:t>
      </w:r>
      <w:r w:rsidR="00CF0839">
        <w:rPr>
          <w:u w:val="single"/>
        </w:rPr>
        <w:t>output</w:t>
      </w:r>
      <w:r w:rsidRPr="003A28D4">
        <w:rPr>
          <w:u w:val="single"/>
        </w:rPr>
        <w:t xml:space="preserve"> .gdb must be </w:t>
      </w:r>
      <w:r w:rsidRPr="00CF0839">
        <w:rPr>
          <w:b/>
          <w:bCs/>
          <w:u w:val="single"/>
        </w:rPr>
        <w:t>manually refreshed</w:t>
      </w:r>
      <w:r w:rsidRPr="003A28D4">
        <w:rPr>
          <w:u w:val="single"/>
        </w:rPr>
        <w:t xml:space="preserve"> in the Catalog pane after running each tool to view output files.</w:t>
      </w:r>
      <w:r w:rsidR="7EA8D16C" w:rsidRPr="003A28D4">
        <w:rPr>
          <w:u w:val="single"/>
        </w:rPr>
        <w:t xml:space="preserve"> Output files must be manually added to the map</w:t>
      </w:r>
      <w:r w:rsidR="58637668" w:rsidRPr="003A28D4">
        <w:rPr>
          <w:u w:val="single"/>
        </w:rPr>
        <w:t xml:space="preserve"> from the </w:t>
      </w:r>
      <w:r w:rsidR="00A04F11">
        <w:rPr>
          <w:u w:val="single"/>
        </w:rPr>
        <w:t>output</w:t>
      </w:r>
      <w:r w:rsidR="58637668" w:rsidRPr="003A28D4">
        <w:rPr>
          <w:u w:val="single"/>
        </w:rPr>
        <w:t xml:space="preserve"> </w:t>
      </w:r>
      <w:r w:rsidR="00A04F11">
        <w:rPr>
          <w:u w:val="single"/>
        </w:rPr>
        <w:t>geodatabase</w:t>
      </w:r>
      <w:r w:rsidR="58637668" w:rsidRPr="003A28D4">
        <w:rPr>
          <w:u w:val="single"/>
        </w:rPr>
        <w:t>.</w:t>
      </w:r>
    </w:p>
    <w:p w14:paraId="5ADF179B" w14:textId="5A023F60" w:rsidR="00B35F78" w:rsidRPr="00B35F78" w:rsidRDefault="00B35F78" w:rsidP="00B35F78">
      <w:pPr>
        <w:pStyle w:val="ListParagraph"/>
        <w:numPr>
          <w:ilvl w:val="1"/>
          <w:numId w:val="29"/>
        </w:numPr>
      </w:pPr>
      <w:r w:rsidRPr="00B35F78">
        <w:t>Note: yes, this is annoying and inconvenient, but a software issue that doesn’t have an alternative solution at the time this document was written.</w:t>
      </w:r>
    </w:p>
    <w:p w14:paraId="0D338B7D" w14:textId="1A2FD880" w:rsidR="00945520" w:rsidRDefault="00945520" w:rsidP="00945520">
      <w:pPr>
        <w:pStyle w:val="Heading3"/>
      </w:pPr>
      <w:bookmarkStart w:id="127" w:name="_Toc508891086"/>
      <w:r>
        <w:t>1 Create Raster Profiles</w:t>
      </w:r>
      <w:bookmarkEnd w:id="127"/>
    </w:p>
    <w:p w14:paraId="0D7B050B" w14:textId="77777777" w:rsidR="00945520" w:rsidRPr="00183205" w:rsidRDefault="00945520" w:rsidP="00945520">
      <w:r w:rsidRPr="00183205">
        <w:t>The primary purpose of this tool is to create elevation profiles for bedrock topography and surface topography, but the tool will draw a profile line on any raster surface.</w:t>
      </w:r>
    </w:p>
    <w:p w14:paraId="437D272D" w14:textId="77777777" w:rsidR="00945520" w:rsidRPr="00183205" w:rsidRDefault="00945520" w:rsidP="00945520">
      <w:pPr>
        <w:pStyle w:val="Heading4"/>
      </w:pPr>
      <w:r w:rsidRPr="00183205">
        <w:t>Parameters</w:t>
      </w:r>
    </w:p>
    <w:p w14:paraId="7462F84D" w14:textId="77777777" w:rsidR="00EF6FF8" w:rsidRPr="00292F5A" w:rsidRDefault="00EF6FF8" w:rsidP="00EF6FF8">
      <w:pPr>
        <w:pStyle w:val="ListParagraph"/>
        <w:numPr>
          <w:ilvl w:val="0"/>
          <w:numId w:val="7"/>
        </w:numPr>
      </w:pPr>
      <w:r w:rsidRPr="00292F5A">
        <w:t>Output g</w:t>
      </w:r>
      <w:r>
        <w:t>eodatabase</w:t>
      </w:r>
      <w:r w:rsidRPr="00292F5A">
        <w:t>: gdb for saving output files.</w:t>
      </w:r>
    </w:p>
    <w:p w14:paraId="3354BB52" w14:textId="6CA45BB5" w:rsidR="00945520" w:rsidRDefault="00EF3843" w:rsidP="002B49FE">
      <w:pPr>
        <w:pStyle w:val="ListParagraph"/>
        <w:numPr>
          <w:ilvl w:val="0"/>
          <w:numId w:val="7"/>
        </w:numPr>
      </w:pPr>
      <w:r>
        <w:t>Input raster</w:t>
      </w:r>
      <w:r w:rsidR="00391157">
        <w:t>(</w:t>
      </w:r>
      <w:r>
        <w:t>s</w:t>
      </w:r>
      <w:r w:rsidR="00391157">
        <w:t>)</w:t>
      </w:r>
      <w:r>
        <w:t>:</w:t>
      </w:r>
      <w:r w:rsidR="00945520" w:rsidRPr="00292F5A">
        <w:t xml:space="preserve"> tool will accept any raster surfaces, but this tool is generally used for creating bedrock and surface topo profiles</w:t>
      </w:r>
    </w:p>
    <w:p w14:paraId="54A307B0" w14:textId="1DC3F216" w:rsidR="00945520" w:rsidRPr="00553A83" w:rsidRDefault="00945520" w:rsidP="002B49FE">
      <w:pPr>
        <w:pStyle w:val="ListParagraph"/>
        <w:numPr>
          <w:ilvl w:val="1"/>
          <w:numId w:val="7"/>
        </w:numPr>
      </w:pPr>
      <w:r>
        <w:t xml:space="preserve">Enter all the rasters you would like to create profiles (the tool can extract multiple raster profiles at a time for multiple cross section </w:t>
      </w:r>
      <w:r w:rsidR="00547C1C">
        <w:t>line</w:t>
      </w:r>
      <w:r>
        <w:t xml:space="preserve">s). </w:t>
      </w:r>
    </w:p>
    <w:p w14:paraId="0D6ACF0C" w14:textId="77777777" w:rsidR="00945520" w:rsidRPr="000636E7" w:rsidRDefault="00945520" w:rsidP="002B49FE">
      <w:pPr>
        <w:pStyle w:val="ListParagraph"/>
        <w:numPr>
          <w:ilvl w:val="1"/>
          <w:numId w:val="7"/>
        </w:numPr>
        <w:rPr>
          <w:b/>
          <w:bCs/>
        </w:rPr>
      </w:pPr>
      <w:r w:rsidRPr="000636E7">
        <w:rPr>
          <w:b/>
          <w:bCs/>
        </w:rPr>
        <w:t>Vertical units MUST be in feet.</w:t>
      </w:r>
    </w:p>
    <w:p w14:paraId="5595A63F" w14:textId="49148EB1" w:rsidR="00945520" w:rsidRDefault="00805489" w:rsidP="002B49FE">
      <w:pPr>
        <w:pStyle w:val="ListParagraph"/>
        <w:numPr>
          <w:ilvl w:val="0"/>
          <w:numId w:val="7"/>
        </w:numPr>
      </w:pPr>
      <w:r>
        <w:t>C</w:t>
      </w:r>
      <w:r w:rsidR="00945520" w:rsidRPr="00292F5A">
        <w:t>ross section line file (</w:t>
      </w:r>
      <w:r w:rsidR="004F5118">
        <w:t>mapview</w:t>
      </w:r>
      <w:r w:rsidR="00945520" w:rsidRPr="00292F5A">
        <w:t>): cross section lines in map view.</w:t>
      </w:r>
    </w:p>
    <w:p w14:paraId="69229B34" w14:textId="6B16DB0B" w:rsidR="00DA7A0F" w:rsidRDefault="00510796" w:rsidP="00DA7A0F">
      <w:pPr>
        <w:pStyle w:val="ListParagraph"/>
        <w:numPr>
          <w:ilvl w:val="1"/>
          <w:numId w:val="7"/>
        </w:numPr>
      </w:pPr>
      <w:commentRangeStart w:id="128"/>
      <w:commentRangeStart w:id="129"/>
      <w:r>
        <w:t>Note</w:t>
      </w:r>
      <w:commentRangeEnd w:id="128"/>
      <w:r>
        <w:rPr>
          <w:rStyle w:val="CommentReference"/>
        </w:rPr>
        <w:commentReference w:id="128"/>
      </w:r>
      <w:commentRangeEnd w:id="129"/>
      <w:r>
        <w:rPr>
          <w:rStyle w:val="CommentReference"/>
        </w:rPr>
        <w:commentReference w:id="129"/>
      </w:r>
      <w:r>
        <w:t xml:space="preserve"> that unless a single </w:t>
      </w:r>
      <w:r w:rsidR="00547C1C">
        <w:t>line</w:t>
      </w:r>
      <w:r>
        <w:t xml:space="preserve"> is selected in map view, a single output file </w:t>
      </w:r>
      <w:r w:rsidR="00DA7A0F">
        <w:t xml:space="preserve">(ex: DEM30mft_profiles2d_25x) </w:t>
      </w:r>
      <w:r>
        <w:t xml:space="preserve">will contain </w:t>
      </w:r>
      <w:r w:rsidR="00DA7A0F">
        <w:t xml:space="preserve">30m DEM </w:t>
      </w:r>
      <w:r>
        <w:t>profiles for all xslns put into the tool, as shown below. Green lines show land surface profiles for each of the 3 cross-section lines in the input file.</w:t>
      </w:r>
      <w:r w:rsidR="00DA7A0F">
        <w:t xml:space="preserve"> Purple lines show bedrock profiles for each of the 3 cross-section lines in the input file.</w:t>
      </w:r>
    </w:p>
    <w:p w14:paraId="15E67EB0" w14:textId="36078550" w:rsidR="00DA7A0F" w:rsidRDefault="00DA7A0F" w:rsidP="00DA7A0F">
      <w:pPr>
        <w:pStyle w:val="ListParagraph"/>
        <w:numPr>
          <w:ilvl w:val="1"/>
          <w:numId w:val="7"/>
        </w:numPr>
      </w:pPr>
      <w:r>
        <w:t xml:space="preserve">To produce profiles for a single </w:t>
      </w:r>
      <w:r w:rsidR="00547C1C">
        <w:t>line</w:t>
      </w:r>
      <w:r>
        <w:t xml:space="preserve"> in xsln_mapview</w:t>
      </w:r>
      <w:r w:rsidR="00FC0050">
        <w:t xml:space="preserve">, make sure the </w:t>
      </w:r>
      <w:r w:rsidR="00547C1C">
        <w:t>line</w:t>
      </w:r>
      <w:r w:rsidR="00FC0050">
        <w:t xml:space="preserve"> is selected</w:t>
      </w:r>
      <w:r>
        <w:t xml:space="preserve"> before running the tool.</w:t>
      </w:r>
    </w:p>
    <w:p w14:paraId="4ADA7744" w14:textId="70B3386D" w:rsidR="00945520" w:rsidRDefault="00945520" w:rsidP="002B49FE">
      <w:pPr>
        <w:pStyle w:val="ListParagraph"/>
        <w:numPr>
          <w:ilvl w:val="0"/>
          <w:numId w:val="7"/>
        </w:numPr>
      </w:pPr>
      <w:r w:rsidRPr="00292F5A">
        <w:t>Cross section ID field:</w:t>
      </w:r>
      <w:r w:rsidR="003F07E1">
        <w:t xml:space="preserve"> xsec_id or</w:t>
      </w:r>
      <w:r w:rsidRPr="00292F5A">
        <w:t xml:space="preserve"> field in xsln that contains </w:t>
      </w:r>
      <w:r w:rsidR="00A64259">
        <w:t xml:space="preserve">unique </w:t>
      </w:r>
      <w:r w:rsidRPr="00292F5A">
        <w:t xml:space="preserve">cross section number. </w:t>
      </w:r>
      <w:r>
        <w:t>MUST BE</w:t>
      </w:r>
      <w:r w:rsidRPr="00292F5A">
        <w:t xml:space="preserve"> text data type.</w:t>
      </w:r>
    </w:p>
    <w:p w14:paraId="7A55C3DF" w14:textId="50FF178A" w:rsidR="00E8212A" w:rsidRDefault="00945520" w:rsidP="007A62F5">
      <w:pPr>
        <w:pStyle w:val="ListParagraph"/>
        <w:numPr>
          <w:ilvl w:val="0"/>
          <w:numId w:val="7"/>
        </w:numPr>
      </w:pPr>
      <w:r>
        <w:t>Vertical exaggeration factor:</w:t>
      </w:r>
      <w:r w:rsidR="00EF3843">
        <w:t xml:space="preserve"> Must be </w:t>
      </w:r>
      <w:r w:rsidR="00EF3843">
        <w:rPr>
          <w:rFonts w:cs="Calibri"/>
        </w:rPr>
        <w:t>≥</w:t>
      </w:r>
      <w:r w:rsidR="00EF3843">
        <w:t xml:space="preserve"> 1. </w:t>
      </w:r>
      <w:commentRangeStart w:id="130"/>
      <w:commentRangeStart w:id="131"/>
      <w:r w:rsidR="007A62F5">
        <w:t>Common values to use are 25, 50, or 100</w:t>
      </w:r>
      <w:commentRangeEnd w:id="130"/>
      <w:r w:rsidR="000D5262">
        <w:rPr>
          <w:rStyle w:val="CommentReference"/>
        </w:rPr>
        <w:commentReference w:id="130"/>
      </w:r>
      <w:commentRangeEnd w:id="131"/>
      <w:r w:rsidR="003A28D4">
        <w:rPr>
          <w:rStyle w:val="CommentReference"/>
        </w:rPr>
        <w:commentReference w:id="131"/>
      </w:r>
      <w:r>
        <w:t>.</w:t>
      </w:r>
      <w:r w:rsidR="00BA0EEE">
        <w:t xml:space="preserve"> If you change this value, be sure to press the “Enter” key before running the tool. </w:t>
      </w:r>
      <w:r w:rsidR="0070396A">
        <w:t>After running the tool, v</w:t>
      </w:r>
      <w:r w:rsidR="00BA0EEE">
        <w:t xml:space="preserve">erify in the Geoprocessing History </w:t>
      </w:r>
      <w:r w:rsidR="00B36C5A">
        <w:t>window</w:t>
      </w:r>
      <w:r w:rsidR="00BA0EEE">
        <w:t xml:space="preserve"> that the correct value was used.</w:t>
      </w:r>
    </w:p>
    <w:p w14:paraId="42E2956E" w14:textId="31D227D6" w:rsidR="00391157" w:rsidRPr="00292F5A" w:rsidRDefault="00391157" w:rsidP="007A62F5">
      <w:pPr>
        <w:pStyle w:val="ListParagraph"/>
        <w:numPr>
          <w:ilvl w:val="0"/>
          <w:numId w:val="7"/>
        </w:numPr>
      </w:pPr>
      <w:r>
        <w:lastRenderedPageBreak/>
        <w:t>Merge output files: check to save all output profiles to a single feature class, instead of individual feature classes for each raster.</w:t>
      </w:r>
    </w:p>
    <w:p w14:paraId="36B2136B" w14:textId="77777777" w:rsidR="00945520" w:rsidRPr="00183205" w:rsidRDefault="00945520" w:rsidP="00945520">
      <w:pPr>
        <w:pStyle w:val="Heading4"/>
      </w:pPr>
      <w:r w:rsidRPr="00183205">
        <w:t>Output</w:t>
      </w:r>
    </w:p>
    <w:p w14:paraId="689FC4D6" w14:textId="77777777" w:rsidR="00945520" w:rsidRPr="00292F5A" w:rsidRDefault="00945520" w:rsidP="00945520">
      <w:pPr>
        <w:pStyle w:val="ListParagraph"/>
      </w:pPr>
      <w:r>
        <w:t>For each raster, tool will create:</w:t>
      </w:r>
    </w:p>
    <w:p w14:paraId="01C65374" w14:textId="77777777" w:rsidR="00391157" w:rsidRDefault="00945520" w:rsidP="002B49FE">
      <w:pPr>
        <w:pStyle w:val="ListParagraph"/>
        <w:numPr>
          <w:ilvl w:val="1"/>
          <w:numId w:val="5"/>
        </w:numPr>
      </w:pPr>
      <w:r>
        <w:t>2d profile in cross section view</w:t>
      </w:r>
      <w:r w:rsidR="001039CB">
        <w:t xml:space="preserve">: </w:t>
      </w:r>
    </w:p>
    <w:p w14:paraId="544F4532" w14:textId="192301FB" w:rsidR="00945520" w:rsidRDefault="00391157" w:rsidP="00391157">
      <w:pPr>
        <w:pStyle w:val="ListParagraph"/>
        <w:numPr>
          <w:ilvl w:val="2"/>
          <w:numId w:val="5"/>
        </w:numPr>
      </w:pPr>
      <w:r>
        <w:t xml:space="preserve">Without Merge option: </w:t>
      </w:r>
      <w:r w:rsidR="001039CB">
        <w:t>File</w:t>
      </w:r>
      <w:r w:rsidR="00EB1FF6">
        <w:t>s</w:t>
      </w:r>
      <w:r w:rsidR="001039CB">
        <w:t xml:space="preserve"> </w:t>
      </w:r>
      <w:r w:rsidR="00EB1FF6">
        <w:t>are</w:t>
      </w:r>
      <w:r w:rsidR="001039CB">
        <w:t xml:space="preserve"> automatically named </w:t>
      </w:r>
      <w:r>
        <w:t>“</w:t>
      </w:r>
      <w:r w:rsidR="001039CB">
        <w:t>[RasterName]_profiles2d_[VE</w:t>
      </w:r>
      <w:r w:rsidR="00501303">
        <w:t xml:space="preserve"> value</w:t>
      </w:r>
      <w:r w:rsidR="001039CB">
        <w:t>]x</w:t>
      </w:r>
      <w:r>
        <w:t>”</w:t>
      </w:r>
    </w:p>
    <w:p w14:paraId="4A89A6A5" w14:textId="77777777" w:rsidR="0076054A" w:rsidRDefault="00391157" w:rsidP="00391157">
      <w:pPr>
        <w:pStyle w:val="ListParagraph"/>
        <w:numPr>
          <w:ilvl w:val="2"/>
          <w:numId w:val="5"/>
        </w:numPr>
      </w:pPr>
      <w:r>
        <w:t xml:space="preserve">With Merge option: File is automatically named </w:t>
      </w:r>
      <w:r w:rsidRPr="00391157">
        <w:t>"all_profiles_2d_</w:t>
      </w:r>
      <w:r>
        <w:t>[VE value]</w:t>
      </w:r>
      <w:r w:rsidRPr="00391157">
        <w:t>x"</w:t>
      </w:r>
    </w:p>
    <w:p w14:paraId="49173E14" w14:textId="77777777" w:rsidR="0076054A" w:rsidRDefault="0076054A" w:rsidP="0076054A">
      <w:pPr>
        <w:pStyle w:val="ListParagraph"/>
        <w:numPr>
          <w:ilvl w:val="0"/>
          <w:numId w:val="0"/>
        </w:numPr>
        <w:ind w:left="2160"/>
      </w:pPr>
    </w:p>
    <w:p w14:paraId="75C8F6F5" w14:textId="5EDFC1B6" w:rsidR="00391157" w:rsidRPr="00292F5A" w:rsidRDefault="0076054A" w:rsidP="0076054A">
      <w:pPr>
        <w:pStyle w:val="ListParagraph"/>
        <w:numPr>
          <w:ilvl w:val="0"/>
          <w:numId w:val="0"/>
        </w:numPr>
        <w:ind w:left="2160"/>
      </w:pPr>
      <w:r>
        <w:rPr>
          <w:noProof/>
        </w:rPr>
        <w:drawing>
          <wp:inline distT="0" distB="0" distL="0" distR="0" wp14:anchorId="15AA80FA" wp14:editId="4922B7EF">
            <wp:extent cx="3657600" cy="2618376"/>
            <wp:effectExtent l="0" t="0" r="0" b="0"/>
            <wp:docPr id="740562855" name="Picture 74056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62855" name=""/>
                    <pic:cNvPicPr/>
                  </pic:nvPicPr>
                  <pic:blipFill>
                    <a:blip r:embed="rId38"/>
                    <a:stretch>
                      <a:fillRect/>
                    </a:stretch>
                  </pic:blipFill>
                  <pic:spPr>
                    <a:xfrm>
                      <a:off x="0" y="0"/>
                      <a:ext cx="3668892" cy="2626460"/>
                    </a:xfrm>
                    <a:prstGeom prst="rect">
                      <a:avLst/>
                    </a:prstGeom>
                  </pic:spPr>
                </pic:pic>
              </a:graphicData>
            </a:graphic>
          </wp:inline>
        </w:drawing>
      </w:r>
    </w:p>
    <w:p w14:paraId="47D9874D" w14:textId="77777777" w:rsidR="00945520" w:rsidRDefault="00945520" w:rsidP="00AE67DF">
      <w:pPr>
        <w:pStyle w:val="Heading5"/>
      </w:pPr>
      <w:r>
        <w:t>Troubleshooting</w:t>
      </w:r>
    </w:p>
    <w:p w14:paraId="5112E526" w14:textId="3B4520B2" w:rsidR="00852480" w:rsidRDefault="00852480" w:rsidP="002B49FE">
      <w:pPr>
        <w:pStyle w:val="ListParagraph"/>
        <w:numPr>
          <w:ilvl w:val="0"/>
          <w:numId w:val="6"/>
        </w:numPr>
      </w:pPr>
      <w:r>
        <w:t>If the tool fails immediately, make sure you are viewing the Map View map window.</w:t>
      </w:r>
    </w:p>
    <w:p w14:paraId="7F286BF6" w14:textId="0AE011AE" w:rsidR="00945520" w:rsidRDefault="00945520" w:rsidP="002B49FE">
      <w:pPr>
        <w:pStyle w:val="ListParagraph"/>
        <w:numPr>
          <w:ilvl w:val="0"/>
          <w:numId w:val="6"/>
        </w:numPr>
      </w:pPr>
      <w:r>
        <w:t xml:space="preserve">If it </w:t>
      </w:r>
      <w:r w:rsidR="0019704B">
        <w:t>fails with errors stating “dataset does not exist or is not supported” or “the input name contains invalid characters”, rename your input rasters as described in the “Sourcing Your Data” section of this document</w:t>
      </w:r>
      <w:r>
        <w:t>.</w:t>
      </w:r>
    </w:p>
    <w:p w14:paraId="4CC2B826" w14:textId="77777777" w:rsidR="00945520" w:rsidRDefault="00945520" w:rsidP="002B49FE">
      <w:pPr>
        <w:pStyle w:val="ListParagraph"/>
        <w:numPr>
          <w:ilvl w:val="0"/>
          <w:numId w:val="6"/>
        </w:numPr>
      </w:pPr>
      <w:r>
        <w:t xml:space="preserve">If xsln file has an </w:t>
      </w:r>
      <w:r w:rsidRPr="00292F5A">
        <w:rPr>
          <w:b/>
          <w:bCs/>
        </w:rPr>
        <w:t>unknown spatial reference</w:t>
      </w:r>
      <w:r>
        <w:t>, cancel the tool and define the projection for the xsln file.</w:t>
      </w:r>
    </w:p>
    <w:p w14:paraId="651F6657" w14:textId="77777777" w:rsidR="00945520" w:rsidRDefault="00945520" w:rsidP="002B49FE">
      <w:pPr>
        <w:pStyle w:val="ListParagraph"/>
        <w:numPr>
          <w:ilvl w:val="0"/>
          <w:numId w:val="6"/>
        </w:numPr>
      </w:pPr>
      <w:r>
        <w:t xml:space="preserve">If xsln file is </w:t>
      </w:r>
      <w:r w:rsidRPr="00292F5A">
        <w:rPr>
          <w:b/>
          <w:bCs/>
        </w:rPr>
        <w:t>multipart</w:t>
      </w:r>
      <w:r>
        <w:t xml:space="preserve">, cancel the tool and run multipart to single part. </w:t>
      </w:r>
    </w:p>
    <w:p w14:paraId="00A5FDF6" w14:textId="77777777" w:rsidR="00945520" w:rsidRDefault="00945520" w:rsidP="002B49FE">
      <w:pPr>
        <w:pStyle w:val="ListParagraph"/>
        <w:numPr>
          <w:ilvl w:val="0"/>
          <w:numId w:val="6"/>
        </w:numPr>
      </w:pPr>
      <w:r>
        <w:t xml:space="preserve">If any files do not get deleted and the tool crashes, </w:t>
      </w:r>
      <w:r w:rsidRPr="00292F5A">
        <w:rPr>
          <w:b/>
          <w:bCs/>
        </w:rPr>
        <w:t>make sure there are no lock files</w:t>
      </w:r>
      <w:r>
        <w:t xml:space="preserve"> and try again. </w:t>
      </w:r>
    </w:p>
    <w:p w14:paraId="7B0C7E7C" w14:textId="77777777" w:rsidR="00945520" w:rsidRDefault="00945520" w:rsidP="002B49FE">
      <w:pPr>
        <w:pStyle w:val="ListParagraph"/>
        <w:numPr>
          <w:ilvl w:val="0"/>
          <w:numId w:val="6"/>
        </w:numPr>
      </w:pPr>
      <w:r>
        <w:t>If xsec_id</w:t>
      </w:r>
      <w:r w:rsidRPr="00292F5A">
        <w:rPr>
          <w:b/>
          <w:bCs/>
        </w:rPr>
        <w:t xml:space="preserve"> field is blank</w:t>
      </w:r>
      <w:r>
        <w:t xml:space="preserve"> in any features, tool will crash. Fill in the data or delete. </w:t>
      </w:r>
    </w:p>
    <w:p w14:paraId="295D5D20" w14:textId="17DC2D39" w:rsidR="00945520" w:rsidRDefault="00945520" w:rsidP="002B49FE">
      <w:pPr>
        <w:pStyle w:val="ListParagraph"/>
        <w:numPr>
          <w:ilvl w:val="0"/>
          <w:numId w:val="6"/>
        </w:numPr>
      </w:pPr>
      <w:r>
        <w:t>If xsec_id field is</w:t>
      </w:r>
      <w:r w:rsidRPr="00292F5A">
        <w:rPr>
          <w:b/>
          <w:bCs/>
        </w:rPr>
        <w:t xml:space="preserve"> numeric data type</w:t>
      </w:r>
      <w:r>
        <w:t xml:space="preserve"> instead of text, the “where” clause will not work and tool will not write and output 2D geometry. Create new</w:t>
      </w:r>
      <w:r w:rsidR="00216A6E">
        <w:t xml:space="preserve"> xs_id</w:t>
      </w:r>
      <w:r>
        <w:t xml:space="preserve"> field with text data type.</w:t>
      </w:r>
    </w:p>
    <w:p w14:paraId="7DCA6039" w14:textId="77777777" w:rsidR="00945520" w:rsidRDefault="00945520" w:rsidP="002B49FE">
      <w:pPr>
        <w:pStyle w:val="ListParagraph"/>
        <w:numPr>
          <w:ilvl w:val="0"/>
          <w:numId w:val="6"/>
        </w:numPr>
      </w:pPr>
      <w:r>
        <w:t xml:space="preserve">If the output has </w:t>
      </w:r>
      <w:r w:rsidRPr="00292F5A">
        <w:rPr>
          <w:b/>
          <w:bCs/>
        </w:rPr>
        <w:t>empty output fields</w:t>
      </w:r>
      <w:r>
        <w:t>, shake your fist angrily at ESRI. Close your project, restart your computer, and try again.</w:t>
      </w:r>
    </w:p>
    <w:p w14:paraId="5BE7E682" w14:textId="1065C89A" w:rsidR="00AE2DC4" w:rsidRDefault="007416E8" w:rsidP="00AE2DC4">
      <w:pPr>
        <w:pStyle w:val="Heading2"/>
      </w:pPr>
      <w:bookmarkStart w:id="132" w:name="_Toc582045968"/>
      <w:commentRangeStart w:id="133"/>
      <w:r>
        <w:lastRenderedPageBreak/>
        <w:t>Verified</w:t>
      </w:r>
      <w:r w:rsidR="00AC572A">
        <w:t xml:space="preserve"> </w:t>
      </w:r>
      <w:r>
        <w:t>Wells Toolset</w:t>
      </w:r>
      <w:bookmarkEnd w:id="132"/>
      <w:commentRangeEnd w:id="133"/>
      <w:r w:rsidR="008A6931">
        <w:rPr>
          <w:rStyle w:val="CommentReference"/>
          <w:rFonts w:ascii="Calibri" w:eastAsia="Times New Roman" w:hAnsi="Calibri" w:cs="Times New Roman"/>
          <w:b w:val="0"/>
          <w:color w:val="auto"/>
        </w:rPr>
        <w:commentReference w:id="133"/>
      </w:r>
    </w:p>
    <w:p w14:paraId="01989FBE" w14:textId="77777777" w:rsidR="00185601" w:rsidRDefault="00185601" w:rsidP="00B20A62">
      <w:pPr>
        <w:rPr>
          <w:b/>
          <w:bCs/>
        </w:rPr>
      </w:pPr>
      <w:r>
        <w:rPr>
          <w:b/>
          <w:bCs/>
        </w:rPr>
        <w:t>Warning!</w:t>
      </w:r>
    </w:p>
    <w:p w14:paraId="7EFED666" w14:textId="5734F544" w:rsidR="00B20A62" w:rsidRPr="00715E34" w:rsidRDefault="00B20A62" w:rsidP="00715E34">
      <w:pPr>
        <w:pStyle w:val="ListParagraph"/>
        <w:numPr>
          <w:ilvl w:val="0"/>
          <w:numId w:val="38"/>
        </w:numPr>
      </w:pPr>
      <w:r w:rsidRPr="00715E34">
        <w:t>These tools will overwrite any existing files with the same name.</w:t>
      </w:r>
    </w:p>
    <w:p w14:paraId="711512E6" w14:textId="42FEA903" w:rsidR="00825717" w:rsidRPr="00715E34" w:rsidRDefault="00825717" w:rsidP="00715E34">
      <w:pPr>
        <w:pStyle w:val="ListParagraph"/>
        <w:numPr>
          <w:ilvl w:val="0"/>
          <w:numId w:val="38"/>
        </w:numPr>
      </w:pPr>
      <w:r w:rsidRPr="00715E34">
        <w:t>This tool</w:t>
      </w:r>
      <w:r w:rsidR="0087525E" w:rsidRPr="00715E34">
        <w:t>set</w:t>
      </w:r>
      <w:r w:rsidRPr="00715E34">
        <w:t xml:space="preserve"> replaces all CWI elevations with elevations extracted from a DEM</w:t>
      </w:r>
      <w:r w:rsidR="008B6164" w:rsidRPr="00715E34">
        <w:t>.</w:t>
      </w:r>
    </w:p>
    <w:p w14:paraId="5234FC0C" w14:textId="1250E97A" w:rsidR="00227363" w:rsidRPr="00B80F68" w:rsidRDefault="00AD0FE1" w:rsidP="5A96A18D">
      <w:pPr>
        <w:pStyle w:val="Heading3"/>
        <w:rPr>
          <w:b w:val="0"/>
        </w:rPr>
      </w:pPr>
      <w:bookmarkStart w:id="134" w:name="_Toc869975285"/>
      <w:r>
        <w:t xml:space="preserve">2 </w:t>
      </w:r>
      <w:r w:rsidR="00227363">
        <w:t>Get CWI Data</w:t>
      </w:r>
      <w:bookmarkEnd w:id="134"/>
    </w:p>
    <w:p w14:paraId="699A6C9F" w14:textId="4DCEC8F7" w:rsidR="00B80F68" w:rsidRDefault="00B80F68" w:rsidP="00B80F68">
      <w:r w:rsidRPr="00183205">
        <w:t xml:space="preserve">This tool </w:t>
      </w:r>
      <w:r>
        <w:t xml:space="preserve">gathers CWI wells with </w:t>
      </w:r>
      <w:r w:rsidRPr="00AD0FE1">
        <w:rPr>
          <w:u w:val="single"/>
        </w:rPr>
        <w:t>verified</w:t>
      </w:r>
      <w:r>
        <w:t xml:space="preserve"> locations within the specified buffer distance of each xsln. The tool then retrieves the corresponding stratigraphy/lithology, static water level, drop pipe length, and construction data for each well.</w:t>
      </w:r>
      <w:r w:rsidR="00A42DF1">
        <w:t xml:space="preserve"> In addition, DEM elevations are extracted </w:t>
      </w:r>
      <w:r w:rsidR="001D72B9">
        <w:t xml:space="preserve">for each well point </w:t>
      </w:r>
      <w:r w:rsidR="00A42DF1">
        <w:t>and added to each dataset.</w:t>
      </w:r>
    </w:p>
    <w:p w14:paraId="5AAB9F13" w14:textId="62D42537" w:rsidR="00AE2DC4" w:rsidRPr="00EA2B33" w:rsidRDefault="0B861FD8" w:rsidP="00B80F68">
      <w:pPr>
        <w:rPr>
          <w:b/>
          <w:bCs/>
        </w:rPr>
      </w:pPr>
      <w:r w:rsidRPr="4DD892C2">
        <w:rPr>
          <w:b/>
          <w:bCs/>
        </w:rPr>
        <w:t>If xslns overlap or have overlapping buffer zones, t</w:t>
      </w:r>
      <w:r w:rsidR="00AE2DC4" w:rsidRPr="4DD892C2">
        <w:rPr>
          <w:b/>
          <w:bCs/>
        </w:rPr>
        <w:t xml:space="preserve">his tool must be run separately for each xsln. Highlight a single </w:t>
      </w:r>
      <w:r w:rsidR="008A6931">
        <w:rPr>
          <w:b/>
          <w:bCs/>
        </w:rPr>
        <w:t>xsln</w:t>
      </w:r>
      <w:r w:rsidR="00AE2DC4" w:rsidRPr="4DD892C2">
        <w:rPr>
          <w:b/>
          <w:bCs/>
        </w:rPr>
        <w:t xml:space="preserve"> before running this tool.</w:t>
      </w:r>
    </w:p>
    <w:p w14:paraId="769008BD" w14:textId="540F1213" w:rsidR="07575C81" w:rsidRDefault="07575C81" w:rsidP="4DD892C2">
      <w:pPr>
        <w:rPr>
          <w:b/>
          <w:bCs/>
        </w:rPr>
      </w:pPr>
      <w:r w:rsidRPr="4DD892C2">
        <w:rPr>
          <w:b/>
          <w:bCs/>
        </w:rPr>
        <w:t>If xslns do not overlap and do not have overlapping buffer zones, all xslns may be run in batch.</w:t>
      </w:r>
    </w:p>
    <w:p w14:paraId="0204E5C5" w14:textId="77777777" w:rsidR="00B80F68" w:rsidRPr="00183205" w:rsidRDefault="00B80F68" w:rsidP="00B80F68">
      <w:pPr>
        <w:pStyle w:val="Heading4"/>
      </w:pPr>
      <w:r w:rsidRPr="00183205">
        <w:t>Parameters</w:t>
      </w:r>
    </w:p>
    <w:p w14:paraId="366D732B" w14:textId="54B06C6C" w:rsidR="00504A53" w:rsidRPr="00292F5A" w:rsidRDefault="00504A53" w:rsidP="00504A53">
      <w:pPr>
        <w:pStyle w:val="ListParagraph"/>
        <w:numPr>
          <w:ilvl w:val="0"/>
          <w:numId w:val="7"/>
        </w:numPr>
      </w:pPr>
      <w:r>
        <w:t xml:space="preserve">Output </w:t>
      </w:r>
      <w:r w:rsidR="22797255">
        <w:t>geodatabase</w:t>
      </w:r>
      <w:r>
        <w:t>: gdb for saving output files. Use the project’s default geodatabase.</w:t>
      </w:r>
    </w:p>
    <w:p w14:paraId="19DB5A94" w14:textId="536E4D7E" w:rsidR="00B80F68" w:rsidRPr="00292F5A" w:rsidRDefault="2B186F0D" w:rsidP="3DBD261D">
      <w:pPr>
        <w:pStyle w:val="ListParagraph"/>
      </w:pPr>
      <w:r>
        <w:t>C</w:t>
      </w:r>
      <w:r w:rsidR="00B80F68">
        <w:t xml:space="preserve">ross section line file </w:t>
      </w:r>
      <w:r w:rsidR="306EA207">
        <w:t>(mapview)</w:t>
      </w:r>
      <w:r w:rsidR="0601FEE5">
        <w:t>:</w:t>
      </w:r>
      <w:r w:rsidR="306EA207">
        <w:t xml:space="preserve"> </w:t>
      </w:r>
      <w:r w:rsidR="00B80F68">
        <w:t>cross section line</w:t>
      </w:r>
      <w:r w:rsidR="001453D1">
        <w:t>(s)</w:t>
      </w:r>
      <w:r w:rsidR="00B80F68">
        <w:t xml:space="preserve"> in map view.</w:t>
      </w:r>
    </w:p>
    <w:p w14:paraId="00110F1F" w14:textId="70CD87D1" w:rsidR="00B80F68" w:rsidRDefault="00C30427" w:rsidP="002B49FE">
      <w:pPr>
        <w:pStyle w:val="ListParagraph"/>
        <w:numPr>
          <w:ilvl w:val="0"/>
          <w:numId w:val="7"/>
        </w:numPr>
      </w:pPr>
      <w:r>
        <w:t>Buffer distance</w:t>
      </w:r>
      <w:r w:rsidR="0070396A">
        <w:t xml:space="preserve"> (in meters)</w:t>
      </w:r>
      <w:r w:rsidR="00B80F68">
        <w:t>:</w:t>
      </w:r>
    </w:p>
    <w:p w14:paraId="68C6F807" w14:textId="3800B7E3" w:rsidR="004C58A3" w:rsidRDefault="00AE2DC4" w:rsidP="002B49FE">
      <w:pPr>
        <w:pStyle w:val="ListParagraph"/>
        <w:numPr>
          <w:ilvl w:val="1"/>
          <w:numId w:val="7"/>
        </w:numPr>
      </w:pPr>
      <w:r>
        <w:t xml:space="preserve">Rule of thumb: </w:t>
      </w:r>
      <w:r w:rsidR="0067183D">
        <w:t xml:space="preserve">Don’t use any greater distance than </w:t>
      </w:r>
      <w:r w:rsidR="00806B78">
        <w:t>½ mile or 805 meters</w:t>
      </w:r>
      <w:r w:rsidR="0067183D">
        <w:t>.</w:t>
      </w:r>
    </w:p>
    <w:p w14:paraId="7CA7B960" w14:textId="300B8336" w:rsidR="00504A53" w:rsidRPr="0076054A" w:rsidRDefault="00947758" w:rsidP="00EA2B33">
      <w:pPr>
        <w:pStyle w:val="ListParagraph"/>
        <w:numPr>
          <w:ilvl w:val="0"/>
          <w:numId w:val="7"/>
        </w:numPr>
      </w:pPr>
      <w:r>
        <w:t>Land Surface</w:t>
      </w:r>
      <w:r w:rsidR="53CAB108">
        <w:t xml:space="preserve"> DEM</w:t>
      </w:r>
      <w:r>
        <w:t xml:space="preserve">: Use the finest resolution DEM available. Values must be in feet. </w:t>
      </w:r>
      <w:r w:rsidR="0070396A" w:rsidRPr="004D0D85">
        <w:t>This file m</w:t>
      </w:r>
      <w:r w:rsidRPr="004D0D85">
        <w:t xml:space="preserve">ust be renamed to “dem” </w:t>
      </w:r>
      <w:r w:rsidR="0070396A" w:rsidRPr="004D0D85">
        <w:t xml:space="preserve">in the “Contents” pane </w:t>
      </w:r>
      <w:r w:rsidRPr="004D0D85">
        <w:t>or tool will fail.</w:t>
      </w:r>
    </w:p>
    <w:p w14:paraId="1AFF7E9A" w14:textId="6FF83145" w:rsidR="0076054A" w:rsidRDefault="0076054A" w:rsidP="00EA2B33">
      <w:pPr>
        <w:pStyle w:val="ListParagraph"/>
        <w:numPr>
          <w:ilvl w:val="0"/>
          <w:numId w:val="7"/>
        </w:numPr>
      </w:pPr>
      <w:r>
        <w:t xml:space="preserve">Include strat data: </w:t>
      </w:r>
      <w:r w:rsidR="005A5D05">
        <w:t>box is checked by default.</w:t>
      </w:r>
      <w:r>
        <w:t xml:space="preserve"> </w:t>
      </w:r>
      <w:r w:rsidR="005A5D05">
        <w:t>I</w:t>
      </w:r>
      <w:r>
        <w:t>f you</w:t>
      </w:r>
      <w:r w:rsidR="005A5D05">
        <w:t xml:space="preserve"> do NOT</w:t>
      </w:r>
      <w:r>
        <w:t xml:space="preserve"> want to retrieve stratigraphy data</w:t>
      </w:r>
      <w:r w:rsidR="005A5D05">
        <w:t>, uncheck the box.</w:t>
      </w:r>
    </w:p>
    <w:p w14:paraId="75B03447" w14:textId="1F872159" w:rsidR="005A5D05" w:rsidRDefault="0076054A" w:rsidP="005A5D05">
      <w:pPr>
        <w:pStyle w:val="ListParagraph"/>
        <w:numPr>
          <w:ilvl w:val="0"/>
          <w:numId w:val="7"/>
        </w:numPr>
      </w:pPr>
      <w:r>
        <w:t xml:space="preserve">Include drop pipe data: </w:t>
      </w:r>
      <w:r w:rsidR="005A5D05">
        <w:t>box is checked by default. If you do NOT want to retrieve drop pipe data, uncheck the box.</w:t>
      </w:r>
    </w:p>
    <w:p w14:paraId="297DD99A" w14:textId="03D288D3" w:rsidR="00B80F68" w:rsidRPr="00183205" w:rsidRDefault="00B80F68" w:rsidP="00CF70EE">
      <w:pPr>
        <w:pStyle w:val="Heading4"/>
      </w:pPr>
      <w:r>
        <w:t>Output</w:t>
      </w:r>
    </w:p>
    <w:p w14:paraId="5B6B9A5D" w14:textId="2B300731" w:rsidR="00B80F68" w:rsidRDefault="00C30427" w:rsidP="00C30427">
      <w:pPr>
        <w:pStyle w:val="ListParagraph"/>
      </w:pPr>
      <w:r>
        <w:t>Wwpt: mapview well points within the buffer area for all xslns</w:t>
      </w:r>
    </w:p>
    <w:p w14:paraId="059C4888" w14:textId="48943C26" w:rsidR="00C30427" w:rsidRDefault="00C30427" w:rsidP="00C30427">
      <w:pPr>
        <w:pStyle w:val="ListParagraph"/>
      </w:pPr>
      <w:r>
        <w:t>Xsln_buffer: polygon showing buffer area around each xsln</w:t>
      </w:r>
    </w:p>
    <w:p w14:paraId="61F57723" w14:textId="497CB7F9" w:rsidR="008841E5" w:rsidRDefault="008841E5" w:rsidP="008841E5">
      <w:pPr>
        <w:pStyle w:val="ListParagraph"/>
      </w:pPr>
      <w:r>
        <w:t>Swl: mapview well points with static water data, if available</w:t>
      </w:r>
    </w:p>
    <w:p w14:paraId="625B64CD" w14:textId="3F7AB819" w:rsidR="00C30427" w:rsidRDefault="00C30427" w:rsidP="00C30427">
      <w:pPr>
        <w:pStyle w:val="ListParagraph"/>
      </w:pPr>
      <w:r>
        <w:t>Data tables for wwpt wells:</w:t>
      </w:r>
    </w:p>
    <w:p w14:paraId="606890C4" w14:textId="2131BE63" w:rsidR="00C30427" w:rsidRDefault="00577F7A" w:rsidP="002B49FE">
      <w:pPr>
        <w:pStyle w:val="ListParagraph"/>
        <w:numPr>
          <w:ilvl w:val="1"/>
          <w:numId w:val="5"/>
        </w:numPr>
      </w:pPr>
      <w:r>
        <w:t>c</w:t>
      </w:r>
      <w:r w:rsidR="00C30427">
        <w:t>ons: construction data</w:t>
      </w:r>
    </w:p>
    <w:p w14:paraId="5DC8FAA2" w14:textId="28998828" w:rsidR="00C30427" w:rsidRDefault="00577F7A" w:rsidP="002B49FE">
      <w:pPr>
        <w:pStyle w:val="ListParagraph"/>
        <w:numPr>
          <w:ilvl w:val="1"/>
          <w:numId w:val="5"/>
        </w:numPr>
      </w:pPr>
      <w:r>
        <w:t>s</w:t>
      </w:r>
      <w:r w:rsidR="00C30427">
        <w:t>trat: stratigraphy and lithology data</w:t>
      </w:r>
      <w:r w:rsidR="00592598">
        <w:t xml:space="preserve"> (only if box is checked)</w:t>
      </w:r>
    </w:p>
    <w:p w14:paraId="4F7E0BC4" w14:textId="5095E312" w:rsidR="00C30427" w:rsidRDefault="00577F7A" w:rsidP="002B49FE">
      <w:pPr>
        <w:pStyle w:val="ListParagraph"/>
        <w:numPr>
          <w:ilvl w:val="1"/>
          <w:numId w:val="5"/>
        </w:numPr>
      </w:pPr>
      <w:r>
        <w:t>dpl</w:t>
      </w:r>
      <w:r w:rsidR="00C30427">
        <w:t>: drop pipe length</w:t>
      </w:r>
      <w:r w:rsidR="00592598">
        <w:t xml:space="preserve"> (only if box is checked)</w:t>
      </w:r>
    </w:p>
    <w:p w14:paraId="4A0DBD92" w14:textId="77777777" w:rsidR="00B80F68" w:rsidRPr="00AE67DF" w:rsidRDefault="00B80F68" w:rsidP="00AE67DF">
      <w:pPr>
        <w:pStyle w:val="Heading5"/>
      </w:pPr>
      <w:r w:rsidRPr="00AE67DF">
        <w:lastRenderedPageBreak/>
        <w:t>Troubleshooting</w:t>
      </w:r>
    </w:p>
    <w:p w14:paraId="4B90AA9A" w14:textId="578F0DC9" w:rsidR="00227363" w:rsidRDefault="00782351" w:rsidP="002B49FE">
      <w:pPr>
        <w:pStyle w:val="ListParagraph"/>
        <w:numPr>
          <w:ilvl w:val="0"/>
          <w:numId w:val="6"/>
        </w:numPr>
      </w:pPr>
      <w:r>
        <w:t>If it fails because “input dataset does not exist or is not supported”, open the script and make sure that all paths to the SDE are correct</w:t>
      </w:r>
      <w:r w:rsidR="00B80F68">
        <w:t>.</w:t>
      </w:r>
    </w:p>
    <w:p w14:paraId="63E38B83" w14:textId="70DCB29A" w:rsidR="00AE2DC4" w:rsidRDefault="00AE2DC4" w:rsidP="00AE2DC4">
      <w:pPr>
        <w:pStyle w:val="ListParagraph"/>
        <w:numPr>
          <w:ilvl w:val="0"/>
          <w:numId w:val="6"/>
        </w:numPr>
      </w:pPr>
      <w:r>
        <w:t>After running the tool, review the well points to make sure none are missing. If new or missing wells (that are NOT in the unverified well dataset) need to be added</w:t>
      </w:r>
      <w:commentRangeStart w:id="135"/>
      <w:r>
        <w:t>, see instructions below</w:t>
      </w:r>
      <w:commentRangeEnd w:id="135"/>
      <w:r w:rsidR="0040778B">
        <w:rPr>
          <w:rStyle w:val="CommentReference"/>
        </w:rPr>
        <w:commentReference w:id="135"/>
      </w:r>
      <w:r>
        <w:t>.</w:t>
      </w:r>
    </w:p>
    <w:p w14:paraId="50FDEE58" w14:textId="593CE757" w:rsidR="015661A8" w:rsidRDefault="015661A8" w:rsidP="5A96A18D">
      <w:pPr>
        <w:pStyle w:val="ListParagraph"/>
        <w:numPr>
          <w:ilvl w:val="0"/>
          <w:numId w:val="6"/>
        </w:numPr>
      </w:pPr>
      <w:r>
        <w:t>If tool fails to open, verify that you are using the appropriate version of ArcGIS Pro.</w:t>
      </w:r>
    </w:p>
    <w:p w14:paraId="6DDCB457" w14:textId="508870E5" w:rsidR="00C45F04" w:rsidRPr="00B80F68" w:rsidRDefault="005A0791" w:rsidP="5A96A18D">
      <w:pPr>
        <w:pStyle w:val="Heading3"/>
        <w:rPr>
          <w:b w:val="0"/>
        </w:rPr>
      </w:pPr>
      <w:bookmarkStart w:id="136" w:name="_Toc2060851414"/>
      <w:commentRangeStart w:id="137"/>
      <w:commentRangeStart w:id="138"/>
      <w:r>
        <w:t xml:space="preserve">3 </w:t>
      </w:r>
      <w:r w:rsidR="00C45F04">
        <w:t>Clean CWI Data</w:t>
      </w:r>
      <w:bookmarkEnd w:id="136"/>
      <w:commentRangeEnd w:id="137"/>
      <w:r w:rsidR="0040778B">
        <w:rPr>
          <w:rStyle w:val="CommentReference"/>
          <w:rFonts w:ascii="Calibri" w:eastAsia="Times New Roman" w:hAnsi="Calibri" w:cs="Times New Roman"/>
          <w:b w:val="0"/>
          <w:color w:val="auto"/>
        </w:rPr>
        <w:commentReference w:id="137"/>
      </w:r>
      <w:commentRangeEnd w:id="138"/>
      <w:r w:rsidR="0076054A">
        <w:rPr>
          <w:rStyle w:val="CommentReference"/>
          <w:rFonts w:ascii="Calibri" w:eastAsia="Times New Roman" w:hAnsi="Calibri" w:cs="Times New Roman"/>
          <w:b w:val="0"/>
          <w:color w:val="auto"/>
        </w:rPr>
        <w:commentReference w:id="138"/>
      </w:r>
    </w:p>
    <w:p w14:paraId="46FF5ED2" w14:textId="5793F08D" w:rsidR="00C45F04" w:rsidRPr="00B80F68" w:rsidRDefault="00C45F04" w:rsidP="00C45F04">
      <w:r w:rsidRPr="00183205">
        <w:t xml:space="preserve">This tool </w:t>
      </w:r>
      <w:r>
        <w:t xml:space="preserve">cleans </w:t>
      </w:r>
      <w:r w:rsidR="005A0791">
        <w:t xml:space="preserve">and formats </w:t>
      </w:r>
      <w:r w:rsidR="00571BD8">
        <w:t xml:space="preserve">the </w:t>
      </w:r>
      <w:r w:rsidR="00C444A3">
        <w:t xml:space="preserve">stratigraphy, </w:t>
      </w:r>
      <w:r>
        <w:t>construction</w:t>
      </w:r>
      <w:r w:rsidR="00C444A3">
        <w:t>, static water level</w:t>
      </w:r>
      <w:r w:rsidR="005A0791">
        <w:t xml:space="preserve"> and drop pipe</w:t>
      </w:r>
      <w:r>
        <w:t xml:space="preserve"> CWI data by removing unnecessary fields and </w:t>
      </w:r>
      <w:r w:rsidR="00742AD0">
        <w:t>records</w:t>
      </w:r>
      <w:r w:rsidR="00C444A3">
        <w:t>, adding and calculating required fields,</w:t>
      </w:r>
      <w:r w:rsidR="00742AD0">
        <w:t xml:space="preserve"> and</w:t>
      </w:r>
      <w:r w:rsidR="00571BD8">
        <w:t xml:space="preserve"> converts the drop_pipe table to a point file</w:t>
      </w:r>
      <w:r>
        <w:t>.</w:t>
      </w:r>
    </w:p>
    <w:p w14:paraId="4DE589D0" w14:textId="77777777" w:rsidR="00C45F04" w:rsidRPr="00183205" w:rsidRDefault="00C45F04" w:rsidP="00C45F04">
      <w:pPr>
        <w:pStyle w:val="Heading4"/>
      </w:pPr>
      <w:r w:rsidRPr="00183205">
        <w:t>Parameters</w:t>
      </w:r>
    </w:p>
    <w:p w14:paraId="7A2A3E89" w14:textId="7F93EE66" w:rsidR="00DC5E61" w:rsidRPr="00292F5A" w:rsidRDefault="00DC5E61" w:rsidP="002B49FE">
      <w:pPr>
        <w:pStyle w:val="ListParagraph"/>
        <w:numPr>
          <w:ilvl w:val="0"/>
          <w:numId w:val="7"/>
        </w:numPr>
      </w:pPr>
      <w:r>
        <w:t>Output g</w:t>
      </w:r>
      <w:r w:rsidR="00ED2AB6">
        <w:t>eodatabase</w:t>
      </w:r>
      <w:r>
        <w:t>: gdb for saving output files. Use the project’s default geodatabase.</w:t>
      </w:r>
    </w:p>
    <w:p w14:paraId="30FA9BC6" w14:textId="2D4451A9" w:rsidR="00375F95" w:rsidRPr="00292F5A" w:rsidRDefault="00B566C8" w:rsidP="00375F95">
      <w:pPr>
        <w:pStyle w:val="ListParagraph"/>
        <w:numPr>
          <w:ilvl w:val="0"/>
          <w:numId w:val="7"/>
        </w:numPr>
      </w:pPr>
      <w:r>
        <w:t>c</w:t>
      </w:r>
      <w:r w:rsidR="008C640E">
        <w:t>ons</w:t>
      </w:r>
      <w:r w:rsidR="58AB1C7D">
        <w:t>truction</w:t>
      </w:r>
      <w:r w:rsidR="008C640E">
        <w:t xml:space="preserve"> table</w:t>
      </w:r>
      <w:ins w:id="139" w:author="Fielding, Ellen (DNR)" w:date="2024-07-26T20:10:00Z">
        <w:r w:rsidR="1A850DC9">
          <w:t xml:space="preserve"> (cons)</w:t>
        </w:r>
      </w:ins>
      <w:r w:rsidR="008C640E">
        <w:t>: construction data table produced by Get CWI Data tool.</w:t>
      </w:r>
    </w:p>
    <w:p w14:paraId="0B7CD42D" w14:textId="692DC82C" w:rsidR="008C640E" w:rsidRDefault="4CBD9301" w:rsidP="002B49FE">
      <w:pPr>
        <w:pStyle w:val="ListParagraph"/>
        <w:numPr>
          <w:ilvl w:val="0"/>
          <w:numId w:val="7"/>
        </w:numPr>
      </w:pPr>
      <w:r>
        <w:t>Drop pipe</w:t>
      </w:r>
      <w:r w:rsidR="008C640E">
        <w:t xml:space="preserve"> table</w:t>
      </w:r>
      <w:ins w:id="140" w:author="Fielding, Ellen (DNR)" w:date="2024-07-26T20:15:00Z">
        <w:r w:rsidR="457EC829">
          <w:t xml:space="preserve"> (dpl)</w:t>
        </w:r>
      </w:ins>
      <w:r w:rsidR="008C640E">
        <w:t>: drop pipe data table produced by Get CWI Data tool.</w:t>
      </w:r>
    </w:p>
    <w:p w14:paraId="4D5DA587" w14:textId="29756E2F" w:rsidR="00B566C8" w:rsidRDefault="1F97A642" w:rsidP="002B49FE">
      <w:pPr>
        <w:pStyle w:val="ListParagraph"/>
        <w:numPr>
          <w:ilvl w:val="0"/>
          <w:numId w:val="7"/>
        </w:numPr>
      </w:pPr>
      <w:r>
        <w:t>Static water level</w:t>
      </w:r>
      <w:r w:rsidR="00B566C8">
        <w:t xml:space="preserve"> points</w:t>
      </w:r>
      <w:ins w:id="141" w:author="Fielding, Ellen (DNR)" w:date="2024-07-26T20:17:00Z">
        <w:r w:rsidR="3D8EFAEF">
          <w:t xml:space="preserve"> (swl)</w:t>
        </w:r>
      </w:ins>
      <w:r w:rsidR="00B566C8">
        <w:t>: static water level mapview points</w:t>
      </w:r>
      <w:r w:rsidR="00C444A3">
        <w:t xml:space="preserve"> produced by Get CWI Data tool.</w:t>
      </w:r>
    </w:p>
    <w:p w14:paraId="29D05A39" w14:textId="5C87FE79" w:rsidR="00C444A3" w:rsidRDefault="00C444A3" w:rsidP="002B49FE">
      <w:pPr>
        <w:pStyle w:val="ListParagraph"/>
        <w:numPr>
          <w:ilvl w:val="0"/>
          <w:numId w:val="7"/>
        </w:numPr>
      </w:pPr>
      <w:r>
        <w:t>Strat table</w:t>
      </w:r>
      <w:ins w:id="142" w:author="Fielding, Ellen (DNR)" w:date="2024-07-26T20:17:00Z">
        <w:r w:rsidR="2D093DE5">
          <w:t xml:space="preserve"> (strat)</w:t>
        </w:r>
      </w:ins>
      <w:r>
        <w:t>: stratigraphy table produced by Get CWI Data tool.</w:t>
      </w:r>
    </w:p>
    <w:p w14:paraId="32FE7F5E" w14:textId="77777777" w:rsidR="00C45F04" w:rsidRPr="00183205" w:rsidRDefault="00C45F04" w:rsidP="00C45F04">
      <w:pPr>
        <w:pStyle w:val="Heading4"/>
      </w:pPr>
      <w:r w:rsidRPr="00183205">
        <w:t>Output</w:t>
      </w:r>
    </w:p>
    <w:p w14:paraId="1B5DD525" w14:textId="7127B70F" w:rsidR="00C45F04" w:rsidRDefault="00955CB0" w:rsidP="00F34C83">
      <w:pPr>
        <w:pStyle w:val="ListParagraph"/>
      </w:pPr>
      <w:r>
        <w:t>c</w:t>
      </w:r>
      <w:r w:rsidR="00C45F04">
        <w:t>ons_</w:t>
      </w:r>
      <w:r w:rsidR="008C640E">
        <w:t>clean</w:t>
      </w:r>
      <w:r w:rsidR="00C45F04">
        <w:t>: construction data</w:t>
      </w:r>
      <w:r w:rsidR="008C640E">
        <w:t xml:space="preserve"> </w:t>
      </w:r>
      <w:r w:rsidR="00F34C83">
        <w:t xml:space="preserve">table </w:t>
      </w:r>
      <w:r w:rsidR="008C640E">
        <w:t>with only casing</w:t>
      </w:r>
      <w:r w:rsidR="005E2610">
        <w:t xml:space="preserve">, </w:t>
      </w:r>
      <w:r w:rsidR="008C640E">
        <w:t>screen</w:t>
      </w:r>
      <w:r w:rsidR="005E2610">
        <w:t>, and open hole</w:t>
      </w:r>
      <w:r w:rsidR="008C640E">
        <w:t xml:space="preserve"> data (grout records as wells as extra fields removed)</w:t>
      </w:r>
    </w:p>
    <w:p w14:paraId="539E6FCB" w14:textId="7532E593" w:rsidR="00C45F04" w:rsidRDefault="00571BD8" w:rsidP="00F34C83">
      <w:pPr>
        <w:pStyle w:val="ListParagraph"/>
      </w:pPr>
      <w:r>
        <w:t>dpl</w:t>
      </w:r>
      <w:r w:rsidR="00C45F04">
        <w:t>_</w:t>
      </w:r>
      <w:r w:rsidR="00B566C8">
        <w:t>clean</w:t>
      </w:r>
      <w:r w:rsidR="00C45F04">
        <w:t xml:space="preserve">: drop pipe </w:t>
      </w:r>
      <w:r w:rsidR="00F34C83">
        <w:t>mapview p</w:t>
      </w:r>
      <w:r>
        <w:t>oint feature class</w:t>
      </w:r>
      <w:r w:rsidR="00874148">
        <w:t xml:space="preserve"> with extra fields removed</w:t>
      </w:r>
    </w:p>
    <w:p w14:paraId="53A26210" w14:textId="1BECF464" w:rsidR="004C5A3E" w:rsidRDefault="004C5A3E" w:rsidP="002B49FE">
      <w:pPr>
        <w:pStyle w:val="ListParagraph"/>
        <w:numPr>
          <w:ilvl w:val="1"/>
          <w:numId w:val="5"/>
        </w:numPr>
      </w:pPr>
      <w:r>
        <w:t>Note: records without dropp_len values are included in the output table</w:t>
      </w:r>
    </w:p>
    <w:p w14:paraId="655B7E64" w14:textId="1BA6BA6E" w:rsidR="00874148" w:rsidRDefault="00955CB0" w:rsidP="00EA2B33">
      <w:pPr>
        <w:pStyle w:val="ListParagraph"/>
      </w:pPr>
      <w:r>
        <w:t>s</w:t>
      </w:r>
      <w:r w:rsidR="00874148">
        <w:t>wl_clean: swl mapview point feature class with extra fields removed</w:t>
      </w:r>
      <w:r w:rsidR="000B780B">
        <w:t xml:space="preserve"> and elevations calculated from DEM values.</w:t>
      </w:r>
    </w:p>
    <w:p w14:paraId="4D8BB40C" w14:textId="16533A5F" w:rsidR="00955CB0" w:rsidRDefault="00955CB0" w:rsidP="00EA2B33">
      <w:pPr>
        <w:pStyle w:val="ListParagraph"/>
      </w:pPr>
      <w:r>
        <w:t>strat_clean: stratigraphy table with extra fields removed and elevations calculated from DEM values.</w:t>
      </w:r>
    </w:p>
    <w:p w14:paraId="570CBD2E" w14:textId="77777777" w:rsidR="00C45F04" w:rsidRPr="00AE67DF" w:rsidRDefault="00C45F04" w:rsidP="00AE67DF">
      <w:pPr>
        <w:pStyle w:val="Heading5"/>
      </w:pPr>
      <w:r w:rsidRPr="00AE67DF">
        <w:t>Troubleshooting</w:t>
      </w:r>
    </w:p>
    <w:p w14:paraId="029B733E" w14:textId="5BD46723" w:rsidR="00633BF3" w:rsidRPr="00CF7CA8" w:rsidRDefault="00633BF3" w:rsidP="00CF7CA8">
      <w:pPr>
        <w:pStyle w:val="ListParagraph"/>
      </w:pPr>
      <w:r>
        <w:t>WARNING: “Certain rows set to NULL due to error while evaluating python expression: TypeError: unsupported operand type(s) for -: 'float' and 'NoneType'”</w:t>
      </w:r>
    </w:p>
    <w:p w14:paraId="67505F80" w14:textId="03A7CC70" w:rsidR="00633BF3" w:rsidRPr="00CF7CA8" w:rsidRDefault="00633BF3" w:rsidP="002B49FE">
      <w:pPr>
        <w:pStyle w:val="ListParagraph"/>
        <w:numPr>
          <w:ilvl w:val="1"/>
          <w:numId w:val="5"/>
        </w:numPr>
      </w:pPr>
      <w:r w:rsidRPr="00CF7CA8">
        <w:t>Translation: Record in ‘to_depth’ field is null, resulting in null values in ‘elev_bot’ field.</w:t>
      </w:r>
    </w:p>
    <w:p w14:paraId="46BAD564" w14:textId="61803314" w:rsidR="00633BF3" w:rsidRDefault="00633BF3" w:rsidP="002B49FE">
      <w:pPr>
        <w:pStyle w:val="ListParagraph"/>
        <w:numPr>
          <w:ilvl w:val="1"/>
          <w:numId w:val="5"/>
        </w:numPr>
      </w:pPr>
      <w:r w:rsidRPr="00CF7CA8">
        <w:t>Fix: populate null values in ‘from_depth’ and ‘to_depth’ fields in cons table, then rerun tool.</w:t>
      </w:r>
    </w:p>
    <w:p w14:paraId="0C9AB89D" w14:textId="72F096A7" w:rsidR="00292F5A" w:rsidRDefault="009728CE" w:rsidP="00A274A6">
      <w:pPr>
        <w:pStyle w:val="Heading3"/>
      </w:pPr>
      <w:bookmarkStart w:id="143" w:name="_Toc1166750721"/>
      <w:r>
        <w:lastRenderedPageBreak/>
        <w:t>4</w:t>
      </w:r>
      <w:r w:rsidR="00F77CCC">
        <w:t xml:space="preserve"> </w:t>
      </w:r>
      <w:r w:rsidR="008C67F8">
        <w:t>Make</w:t>
      </w:r>
      <w:r w:rsidR="00292F5A">
        <w:t xml:space="preserve"> Lixpy</w:t>
      </w:r>
      <w:r w:rsidR="008C67F8">
        <w:t xml:space="preserve"> Diagrams</w:t>
      </w:r>
      <w:bookmarkEnd w:id="143"/>
    </w:p>
    <w:p w14:paraId="0758E742" w14:textId="40376D61" w:rsidR="00292F5A" w:rsidRPr="00AE67DF" w:rsidRDefault="00292F5A" w:rsidP="00CF7CA8">
      <w:pPr>
        <w:rPr>
          <w:b/>
          <w:bCs/>
        </w:rPr>
      </w:pPr>
      <w:r>
        <w:t>This tool creates well stick diagrams (lixpys) based on a stratigraphy</w:t>
      </w:r>
      <w:r w:rsidR="00B96D60">
        <w:t xml:space="preserve"> and lithology</w:t>
      </w:r>
      <w:r>
        <w:t xml:space="preserve"> table (strat), well point location feature class (wwpt), and mapview cross section line file (xsln).</w:t>
      </w:r>
      <w:r w:rsidR="00AE67DF">
        <w:rPr>
          <w:b/>
          <w:bCs/>
        </w:rPr>
        <w:t xml:space="preserve"> </w:t>
      </w:r>
      <w:r>
        <w:t>This tool ma</w:t>
      </w:r>
      <w:r w:rsidR="00235E89">
        <w:t>y</w:t>
      </w:r>
      <w:r>
        <w:t xml:space="preserve"> take </w:t>
      </w:r>
      <w:r w:rsidR="002E1226">
        <w:t xml:space="preserve">a few minutes </w:t>
      </w:r>
      <w:r>
        <w:t>depending on number of strat records</w:t>
      </w:r>
      <w:r w:rsidR="00655204">
        <w:t>.</w:t>
      </w:r>
    </w:p>
    <w:p w14:paraId="78AC92A2" w14:textId="77777777" w:rsidR="00292F5A" w:rsidRDefault="00292F5A" w:rsidP="00AE67DF">
      <w:pPr>
        <w:pStyle w:val="Heading4"/>
      </w:pPr>
      <w:commentRangeStart w:id="144"/>
      <w:commentRangeStart w:id="145"/>
      <w:commentRangeStart w:id="146"/>
      <w:commentRangeStart w:id="147"/>
      <w:commentRangeStart w:id="148"/>
      <w:r>
        <w:t>Parameters</w:t>
      </w:r>
      <w:commentRangeEnd w:id="144"/>
      <w:r w:rsidR="0087767E">
        <w:rPr>
          <w:rStyle w:val="CommentReference"/>
        </w:rPr>
        <w:commentReference w:id="144"/>
      </w:r>
      <w:commentRangeEnd w:id="145"/>
      <w:r w:rsidR="00D70CB8">
        <w:rPr>
          <w:rStyle w:val="CommentReference"/>
        </w:rPr>
        <w:commentReference w:id="145"/>
      </w:r>
      <w:commentRangeEnd w:id="146"/>
      <w:r>
        <w:rPr>
          <w:rStyle w:val="CommentReference"/>
        </w:rPr>
        <w:commentReference w:id="146"/>
      </w:r>
      <w:commentRangeEnd w:id="147"/>
      <w:r w:rsidR="00964CD1">
        <w:rPr>
          <w:rStyle w:val="CommentReference"/>
          <w:rFonts w:eastAsia="Times New Roman" w:cs="Times New Roman"/>
          <w:b w:val="0"/>
          <w:bCs w:val="0"/>
          <w:iCs w:val="0"/>
          <w:color w:val="auto"/>
        </w:rPr>
        <w:commentReference w:id="147"/>
      </w:r>
      <w:commentRangeEnd w:id="148"/>
      <w:r w:rsidR="00964CD1">
        <w:rPr>
          <w:rStyle w:val="CommentReference"/>
          <w:rFonts w:eastAsia="Times New Roman" w:cs="Times New Roman"/>
          <w:b w:val="0"/>
          <w:bCs w:val="0"/>
          <w:iCs w:val="0"/>
          <w:color w:val="auto"/>
        </w:rPr>
        <w:commentReference w:id="148"/>
      </w:r>
    </w:p>
    <w:p w14:paraId="0F8251E2" w14:textId="7D795546" w:rsidR="00292F5A" w:rsidRPr="001C5769" w:rsidRDefault="00292F5A" w:rsidP="00CF7CA8">
      <w:pPr>
        <w:pStyle w:val="ListParagraph"/>
      </w:pPr>
      <w:r>
        <w:t xml:space="preserve">Output geodatabase: gdb location for saving output </w:t>
      </w:r>
      <w:r w:rsidR="002D028D">
        <w:t>files.</w:t>
      </w:r>
    </w:p>
    <w:p w14:paraId="158BF67D" w14:textId="3B105522" w:rsidR="00292F5A" w:rsidRPr="001C5769" w:rsidRDefault="00235E89" w:rsidP="00CF7CA8">
      <w:pPr>
        <w:pStyle w:val="ListParagraph"/>
      </w:pPr>
      <w:r>
        <w:t xml:space="preserve">Stratigraphy </w:t>
      </w:r>
      <w:r w:rsidR="00292F5A">
        <w:t>table</w:t>
      </w:r>
      <w:r>
        <w:t xml:space="preserve"> (Strat_clean)</w:t>
      </w:r>
      <w:r w:rsidR="00292F5A">
        <w:t xml:space="preserve">: gdb table that contains </w:t>
      </w:r>
      <w:r>
        <w:t xml:space="preserve">cleaned </w:t>
      </w:r>
      <w:r w:rsidR="00292F5A">
        <w:t>stratigraphy</w:t>
      </w:r>
      <w:r w:rsidR="00557A44">
        <w:t xml:space="preserve"> and lithology</w:t>
      </w:r>
      <w:r w:rsidR="00292F5A">
        <w:t xml:space="preserve"> </w:t>
      </w:r>
      <w:r w:rsidR="002D028D">
        <w:t>data.</w:t>
      </w:r>
    </w:p>
    <w:p w14:paraId="357BD368" w14:textId="48CCFEFD" w:rsidR="00292F5A" w:rsidRPr="001C5769" w:rsidRDefault="00292F5A" w:rsidP="00CF7CA8">
      <w:pPr>
        <w:pStyle w:val="ListParagraph"/>
      </w:pPr>
      <w:r>
        <w:t xml:space="preserve">Well point file (wwpt): point feature class that contains well </w:t>
      </w:r>
      <w:r w:rsidR="002D028D">
        <w:t>locations.</w:t>
      </w:r>
    </w:p>
    <w:p w14:paraId="6A6A06E2" w14:textId="4979FFE1" w:rsidR="00292F5A" w:rsidRPr="001C5769" w:rsidRDefault="00292F5A" w:rsidP="00CF7CA8">
      <w:pPr>
        <w:pStyle w:val="ListParagraph"/>
      </w:pPr>
      <w:del w:id="149" w:author="Fielding, Ellen (DNR)" w:date="2024-07-26T20:18:00Z">
        <w:r w:rsidDel="00292F5A">
          <w:delText>Mapview c</w:delText>
        </w:r>
      </w:del>
      <w:ins w:id="150" w:author="Fielding, Ellen (DNR)" w:date="2024-07-26T20:18:00Z">
        <w:r w:rsidR="0CC1777B">
          <w:t>C</w:t>
        </w:r>
      </w:ins>
      <w:r>
        <w:t xml:space="preserve">ross section line file </w:t>
      </w:r>
      <w:ins w:id="151" w:author="Fielding, Ellen (DNR)" w:date="2024-07-26T20:18:00Z">
        <w:r w:rsidR="661DA241">
          <w:t xml:space="preserve">(mapview) </w:t>
        </w:r>
      </w:ins>
      <w:r>
        <w:t>(xsln</w:t>
      </w:r>
      <w:r w:rsidR="00C72821">
        <w:t>_mapview</w:t>
      </w:r>
      <w:r>
        <w:t>): cross section lines in map view.</w:t>
      </w:r>
    </w:p>
    <w:p w14:paraId="0096FE99" w14:textId="2704849F" w:rsidR="00292F5A" w:rsidRPr="001C5769" w:rsidRDefault="00292F5A" w:rsidP="00CF7CA8">
      <w:pPr>
        <w:pStyle w:val="ListParagraph"/>
      </w:pPr>
      <w:r>
        <w:t>Cross section ID field</w:t>
      </w:r>
      <w:ins w:id="152" w:author="Fielding, Ellen (DNR)" w:date="2024-07-26T20:22:00Z">
        <w:r w:rsidR="01D8FFD6">
          <w:t xml:space="preserve"> (xsec_id)</w:t>
        </w:r>
      </w:ins>
      <w:r>
        <w:t>: field in xsln that contains cross section number.</w:t>
      </w:r>
    </w:p>
    <w:p w14:paraId="3BB1D5AD" w14:textId="38AB7629" w:rsidR="00292F5A" w:rsidRPr="001C5769" w:rsidRDefault="00292F5A" w:rsidP="00CF7CA8">
      <w:pPr>
        <w:pStyle w:val="ListParagraph"/>
      </w:pPr>
      <w:del w:id="153" w:author="Fielding, Ellen (DNR)" w:date="2024-07-26T20:21:00Z">
        <w:r w:rsidDel="00292F5A">
          <w:delText>Well point c</w:delText>
        </w:r>
      </w:del>
      <w:ins w:id="154" w:author="Fielding, Ellen (DNR)" w:date="2024-07-26T20:21:00Z">
        <w:r w:rsidR="2FBA6508">
          <w:t>C</w:t>
        </w:r>
      </w:ins>
      <w:r>
        <w:t>ross section ID field</w:t>
      </w:r>
      <w:ins w:id="155" w:author="Fielding, Ellen (DNR)" w:date="2024-07-26T20:21:00Z">
        <w:r w:rsidR="45309909">
          <w:t xml:space="preserve"> in well point file</w:t>
        </w:r>
      </w:ins>
      <w:ins w:id="156" w:author="Fielding, Ellen (DNR)" w:date="2024-07-26T20:22:00Z">
        <w:r w:rsidR="45309909">
          <w:t xml:space="preserve"> (xsec_id)</w:t>
        </w:r>
      </w:ins>
      <w:r>
        <w:t>: field in wwpt that contains cross section number that matches number in xsln file</w:t>
      </w:r>
      <w:r w:rsidR="002D028D">
        <w:t>.</w:t>
      </w:r>
    </w:p>
    <w:p w14:paraId="305F1A21" w14:textId="23B1E177" w:rsidR="00292F5A" w:rsidRPr="001C5769" w:rsidRDefault="00292F5A" w:rsidP="00CF7CA8">
      <w:pPr>
        <w:pStyle w:val="ListParagraph"/>
      </w:pPr>
      <w:del w:id="157" w:author="Fielding, Ellen (DNR)" w:date="2024-07-26T20:24:00Z">
        <w:r w:rsidDel="00292F5A">
          <w:delText>Strat table w</w:delText>
        </w:r>
      </w:del>
      <w:ins w:id="158" w:author="Fielding, Ellen (DNR)" w:date="2024-07-26T20:24:00Z">
        <w:r w:rsidR="525832E2">
          <w:t>W</w:t>
        </w:r>
      </w:ins>
      <w:r>
        <w:t>ell ID field</w:t>
      </w:r>
      <w:ins w:id="159" w:author="Fielding, Ellen (DNR)" w:date="2024-07-26T20:24:00Z">
        <w:r w:rsidR="4B4535BE">
          <w:t xml:space="preserve"> in stratigraphy </w:t>
        </w:r>
      </w:ins>
      <w:ins w:id="160" w:author="Fielding, Ellen (DNR)" w:date="2024-07-26T20:25:00Z">
        <w:r w:rsidR="4B4535BE">
          <w:t xml:space="preserve">table (relateid or </w:t>
        </w:r>
      </w:ins>
      <w:ins w:id="161" w:author="Fielding, Ellen (DNR)" w:date="2024-07-26T20:28:00Z">
        <w:r w:rsidR="57034B83">
          <w:t>wellid)</w:t>
        </w:r>
      </w:ins>
      <w:r>
        <w:t xml:space="preserve">: field that is used to relate strat table and wwpt file to </w:t>
      </w:r>
      <w:r w:rsidR="002D028D">
        <w:t>each other.</w:t>
      </w:r>
    </w:p>
    <w:p w14:paraId="4B7A1F7B" w14:textId="46A2C7AE" w:rsidR="00292F5A" w:rsidRPr="001C5769" w:rsidRDefault="00292F5A" w:rsidP="00CF7CA8">
      <w:pPr>
        <w:pStyle w:val="ListParagraph"/>
      </w:pPr>
      <w:r>
        <w:t xml:space="preserve">Well </w:t>
      </w:r>
      <w:del w:id="162" w:author="Fielding, Ellen (DNR)" w:date="2024-07-26T20:28:00Z">
        <w:r w:rsidDel="00292F5A">
          <w:delText xml:space="preserve">point well </w:delText>
        </w:r>
      </w:del>
      <w:r>
        <w:t>id field</w:t>
      </w:r>
      <w:ins w:id="163" w:author="Fielding, Ellen (DNR)" w:date="2024-07-26T20:28:00Z">
        <w:r w:rsidR="287F950C">
          <w:t xml:space="preserve"> in well point file (relateid)</w:t>
        </w:r>
      </w:ins>
      <w:r>
        <w:t>: field that is used to relate to strat table.</w:t>
      </w:r>
    </w:p>
    <w:p w14:paraId="10909466" w14:textId="77A7F0F2" w:rsidR="008C67F8" w:rsidRPr="001C5769" w:rsidRDefault="008C67F8" w:rsidP="00CF7CA8">
      <w:pPr>
        <w:pStyle w:val="ListParagraph"/>
      </w:pPr>
      <w:r>
        <w:t>Buffer distance</w:t>
      </w:r>
      <w:r w:rsidR="00250B3D">
        <w:t xml:space="preserve"> (in meters)</w:t>
      </w:r>
      <w:r>
        <w:t>: must match value used in Get CWI Data tool.</w:t>
      </w:r>
    </w:p>
    <w:p w14:paraId="1358FB8E" w14:textId="3963AD3A" w:rsidR="008C67F8" w:rsidRPr="001C5769" w:rsidRDefault="008C67F8" w:rsidP="00CF7CA8">
      <w:pPr>
        <w:pStyle w:val="ListParagraph"/>
      </w:pPr>
      <w:r>
        <w:t>Vertical exaggeration: must match value used in Create Raster Profiles tool.</w:t>
      </w:r>
    </w:p>
    <w:p w14:paraId="24060CE9" w14:textId="322B1DC4" w:rsidR="009A5A9E" w:rsidRPr="001C5769" w:rsidRDefault="008C67F8" w:rsidP="00CF7CA8">
      <w:pPr>
        <w:pStyle w:val="ListParagraph"/>
      </w:pPr>
      <w:r>
        <w:t xml:space="preserve">Well stick width: </w:t>
      </w:r>
      <w:r w:rsidR="00CB39FD">
        <w:t xml:space="preserve">default value is 0.5, can be increased </w:t>
      </w:r>
      <w:r w:rsidR="008B568C">
        <w:t xml:space="preserve">up to 5 </w:t>
      </w:r>
      <w:r w:rsidR="00CB39FD">
        <w:t>for longer cross-sections</w:t>
      </w:r>
      <w:r w:rsidR="00082149">
        <w:t>.</w:t>
      </w:r>
    </w:p>
    <w:p w14:paraId="0AC2D49A" w14:textId="7DEC4759" w:rsidR="00B96D60" w:rsidRDefault="00D12119" w:rsidP="001C5769">
      <w:pPr>
        <w:pStyle w:val="NormalWeb"/>
        <w:spacing w:before="0" w:beforeAutospacing="0" w:after="0" w:afterAutospacing="0"/>
        <w:jc w:val="center"/>
        <w:rPr>
          <w:rFonts w:ascii="Calibri" w:hAnsi="Calibri" w:cs="Calibri"/>
          <w:i/>
          <w:iCs/>
          <w:color w:val="5B9BD5"/>
        </w:rPr>
      </w:pPr>
      <w:r w:rsidRPr="00D12119">
        <w:rPr>
          <w:noProof/>
        </w:rPr>
        <w:lastRenderedPageBreak/>
        <w:t xml:space="preserve"> </w:t>
      </w:r>
      <w:r>
        <w:rPr>
          <w:noProof/>
        </w:rPr>
        <w:drawing>
          <wp:inline distT="0" distB="0" distL="0" distR="0" wp14:anchorId="500F82FF" wp14:editId="53BCC28C">
            <wp:extent cx="4480560" cy="48426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4778"/>
                    <a:stretch/>
                  </pic:blipFill>
                  <pic:spPr bwMode="auto">
                    <a:xfrm>
                      <a:off x="0" y="0"/>
                      <a:ext cx="4494830" cy="4858027"/>
                    </a:xfrm>
                    <a:prstGeom prst="rect">
                      <a:avLst/>
                    </a:prstGeom>
                    <a:ln>
                      <a:noFill/>
                    </a:ln>
                    <a:extLst>
                      <a:ext uri="{53640926-AAD7-44D8-BBD7-CCE9431645EC}">
                        <a14:shadowObscured xmlns:a14="http://schemas.microsoft.com/office/drawing/2010/main"/>
                      </a:ext>
                    </a:extLst>
                  </pic:spPr>
                </pic:pic>
              </a:graphicData>
            </a:graphic>
          </wp:inline>
        </w:drawing>
      </w:r>
    </w:p>
    <w:p w14:paraId="7DDF2E9E" w14:textId="027FAB87" w:rsidR="00292F5A" w:rsidRDefault="00292F5A" w:rsidP="00AE67DF">
      <w:pPr>
        <w:pStyle w:val="Heading4"/>
      </w:pPr>
      <w:r>
        <w:t>Output</w:t>
      </w:r>
    </w:p>
    <w:p w14:paraId="533F0950" w14:textId="57D22E9F" w:rsidR="00292F5A" w:rsidRPr="00EA2B33" w:rsidRDefault="00292F5A" w:rsidP="00721378">
      <w:pPr>
        <w:pStyle w:val="ListParagraph"/>
      </w:pPr>
      <w:commentRangeStart w:id="164"/>
      <w:r>
        <w:t>Lixpy polygons in 2d (xsec view)</w:t>
      </w:r>
      <w:r w:rsidR="009A5A9E">
        <w:t xml:space="preserve"> </w:t>
      </w:r>
      <w:commentRangeEnd w:id="164"/>
      <w:r w:rsidR="00964CD1">
        <w:rPr>
          <w:rStyle w:val="CommentReference"/>
        </w:rPr>
        <w:commentReference w:id="164"/>
      </w:r>
      <w:r w:rsidR="009A5A9E">
        <w:t>–</w:t>
      </w:r>
      <w:r w:rsidR="00A757A9">
        <w:t xml:space="preserve"> use</w:t>
      </w:r>
      <w:r w:rsidR="00281C49">
        <w:t>d</w:t>
      </w:r>
      <w:r w:rsidR="00A757A9">
        <w:t xml:space="preserve"> to display lithology</w:t>
      </w:r>
    </w:p>
    <w:p w14:paraId="1EB204EE" w14:textId="77777777" w:rsidR="00292F5A" w:rsidRPr="00AE67DF" w:rsidRDefault="00292F5A" w:rsidP="00AE67DF">
      <w:pPr>
        <w:pStyle w:val="Heading5"/>
      </w:pPr>
      <w:r w:rsidRPr="00AE67DF">
        <w:t>Troubleshooting</w:t>
      </w:r>
    </w:p>
    <w:p w14:paraId="2E73E798" w14:textId="77777777" w:rsidR="00292F5A" w:rsidRDefault="00292F5A" w:rsidP="00721378">
      <w:pPr>
        <w:pStyle w:val="ListParagraph"/>
      </w:pPr>
      <w:r>
        <w:t xml:space="preserve">If it runs really </w:t>
      </w:r>
      <w:r w:rsidRPr="23477326">
        <w:rPr>
          <w:b/>
          <w:bCs/>
        </w:rPr>
        <w:t>slowly</w:t>
      </w:r>
      <w:r>
        <w:t>, make sure all data is on a local drive and try again.</w:t>
      </w:r>
    </w:p>
    <w:p w14:paraId="2F88707C" w14:textId="77777777" w:rsidR="00292F5A" w:rsidRDefault="00292F5A" w:rsidP="00721378">
      <w:pPr>
        <w:pStyle w:val="ListParagraph"/>
      </w:pPr>
      <w:r>
        <w:t xml:space="preserve">If xsln file has an </w:t>
      </w:r>
      <w:r w:rsidRPr="23477326">
        <w:rPr>
          <w:b/>
          <w:bCs/>
        </w:rPr>
        <w:t>unknown spatial reference</w:t>
      </w:r>
      <w:r>
        <w:t>, cancel the tool and define the projection for the xsln file.</w:t>
      </w:r>
    </w:p>
    <w:p w14:paraId="20501CB7" w14:textId="6BF3AF38" w:rsidR="00292F5A" w:rsidRDefault="00292F5A" w:rsidP="00721378">
      <w:pPr>
        <w:pStyle w:val="ListParagraph"/>
      </w:pPr>
      <w:r>
        <w:t xml:space="preserve">If xsln file is </w:t>
      </w:r>
      <w:r w:rsidRPr="23477326">
        <w:rPr>
          <w:b/>
          <w:bCs/>
        </w:rPr>
        <w:t>multipart</w:t>
      </w:r>
      <w:r>
        <w:t xml:space="preserve">, cancel the tool and run </w:t>
      </w:r>
      <w:r w:rsidR="006B6CB4">
        <w:t>the “</w:t>
      </w:r>
      <w:r>
        <w:t>multipart to single part</w:t>
      </w:r>
      <w:r w:rsidR="006B6CB4">
        <w:t>” tool</w:t>
      </w:r>
      <w:r>
        <w:t xml:space="preserve">. </w:t>
      </w:r>
    </w:p>
    <w:p w14:paraId="3C6A5FE3" w14:textId="4EB25AB1" w:rsidR="00292F5A" w:rsidRDefault="00292F5A" w:rsidP="00721378">
      <w:pPr>
        <w:pStyle w:val="ListParagraph"/>
      </w:pPr>
      <w:r>
        <w:t xml:space="preserve">If correct </w:t>
      </w:r>
      <w:r w:rsidRPr="23477326">
        <w:rPr>
          <w:b/>
          <w:bCs/>
        </w:rPr>
        <w:t>fields don’t exist</w:t>
      </w:r>
      <w:r>
        <w:t xml:space="preserve">, cancel the tool and change the field names (not alias) to match the error message. </w:t>
      </w:r>
      <w:r w:rsidR="00721378">
        <w:t>Calculate</w:t>
      </w:r>
      <w:r>
        <w:t xml:space="preserve"> fields as needed.</w:t>
      </w:r>
    </w:p>
    <w:p w14:paraId="11A08F10" w14:textId="50A79713" w:rsidR="00721378" w:rsidRDefault="00292F5A" w:rsidP="00721378">
      <w:pPr>
        <w:pStyle w:val="ListParagraph"/>
      </w:pPr>
      <w:r>
        <w:t xml:space="preserve">If </w:t>
      </w:r>
      <w:r w:rsidR="00721378" w:rsidRPr="23477326">
        <w:rPr>
          <w:b/>
          <w:bCs/>
        </w:rPr>
        <w:t>xsec_ids</w:t>
      </w:r>
      <w:r w:rsidRPr="23477326">
        <w:rPr>
          <w:b/>
          <w:bCs/>
        </w:rPr>
        <w:t xml:space="preserve"> in strat table/well points don’t match cross section file</w:t>
      </w:r>
      <w:r>
        <w:t>, the attribute data will need to be modified until they match.</w:t>
      </w:r>
    </w:p>
    <w:p w14:paraId="2C12C4C8" w14:textId="0C1EF78C" w:rsidR="001C5769" w:rsidRDefault="00493A07" w:rsidP="00493A07">
      <w:pPr>
        <w:pStyle w:val="Heading3"/>
      </w:pPr>
      <w:bookmarkStart w:id="165" w:name="_Toc518643575"/>
      <w:r>
        <w:lastRenderedPageBreak/>
        <w:t>5 Create Conspy Diagrams</w:t>
      </w:r>
      <w:bookmarkEnd w:id="165"/>
    </w:p>
    <w:p w14:paraId="2C5CC077" w14:textId="78840B4E" w:rsidR="00493A07" w:rsidRDefault="00493A07" w:rsidP="00493A07">
      <w:r>
        <w:t>This tool creates well stick diagrams (conspys</w:t>
      </w:r>
      <w:r w:rsidR="00211E1B">
        <w:t>_2D_poly</w:t>
      </w:r>
      <w:r>
        <w:t xml:space="preserve">) based on a </w:t>
      </w:r>
      <w:r w:rsidR="00211E1B">
        <w:t xml:space="preserve">cleaned </w:t>
      </w:r>
      <w:r w:rsidR="001E4C68">
        <w:t>well construction</w:t>
      </w:r>
      <w:r>
        <w:t xml:space="preserve"> table (</w:t>
      </w:r>
      <w:r w:rsidR="001E4C68">
        <w:t>cons</w:t>
      </w:r>
      <w:r w:rsidR="00211E1B">
        <w:t>_clean</w:t>
      </w:r>
      <w:r>
        <w:t>), well point location feature class (wwpt), and mapview cross section line file (xsln</w:t>
      </w:r>
      <w:r w:rsidR="00037D1A">
        <w:t>_mapview</w:t>
      </w:r>
      <w:r>
        <w:t>).</w:t>
      </w:r>
      <w:r>
        <w:rPr>
          <w:b/>
          <w:bCs/>
        </w:rPr>
        <w:t xml:space="preserve"> </w:t>
      </w:r>
      <w:r>
        <w:t>This tool ma</w:t>
      </w:r>
      <w:r w:rsidR="00F97E11">
        <w:t>y</w:t>
      </w:r>
      <w:r>
        <w:t xml:space="preserve"> take some time depending on number of </w:t>
      </w:r>
      <w:r w:rsidR="001E4C68">
        <w:t>construction</w:t>
      </w:r>
      <w:r>
        <w:t xml:space="preserve"> records.</w:t>
      </w:r>
    </w:p>
    <w:p w14:paraId="56B8C4F9" w14:textId="44891920" w:rsidR="00F43588" w:rsidRPr="00AE67DF" w:rsidRDefault="00F43588" w:rsidP="00493A07">
      <w:pPr>
        <w:rPr>
          <w:b/>
          <w:bCs/>
        </w:rPr>
      </w:pPr>
      <w:r>
        <w:t xml:space="preserve">Before using this tool, review the </w:t>
      </w:r>
      <w:r w:rsidR="00211E1B">
        <w:t>“</w:t>
      </w:r>
      <w:r>
        <w:t>cons_clean</w:t>
      </w:r>
      <w:r w:rsidR="00211E1B">
        <w:t>”</w:t>
      </w:r>
      <w:r>
        <w:t xml:space="preserve"> table for </w:t>
      </w:r>
      <w:r w:rsidR="00F97E11">
        <w:t>missing or inaccurate data</w:t>
      </w:r>
      <w:r>
        <w:t xml:space="preserve">. Be sure to recalculate the </w:t>
      </w:r>
      <w:r w:rsidR="00211E1B">
        <w:t>[</w:t>
      </w:r>
      <w:r>
        <w:t>elev_top</w:t>
      </w:r>
      <w:r w:rsidR="00211E1B">
        <w:t>]</w:t>
      </w:r>
      <w:r>
        <w:t xml:space="preserve"> and </w:t>
      </w:r>
      <w:r w:rsidR="00211E1B">
        <w:t>[</w:t>
      </w:r>
      <w:r>
        <w:t>elev_bot</w:t>
      </w:r>
      <w:r w:rsidR="00211E1B">
        <w:t>]</w:t>
      </w:r>
      <w:r>
        <w:t xml:space="preserve"> fields after making any changes</w:t>
      </w:r>
      <w:r w:rsidR="00F97E11">
        <w:t xml:space="preserve"> to the [from_depth] or [to_depth] fields.</w:t>
      </w:r>
    </w:p>
    <w:p w14:paraId="7D50639A" w14:textId="77777777" w:rsidR="00493A07" w:rsidRDefault="00493A07" w:rsidP="00493A07">
      <w:pPr>
        <w:pStyle w:val="Heading4"/>
      </w:pPr>
      <w:commentRangeStart w:id="166"/>
      <w:r>
        <w:t>Parameters</w:t>
      </w:r>
      <w:commentRangeEnd w:id="166"/>
      <w:r w:rsidR="00964CD1">
        <w:rPr>
          <w:rStyle w:val="CommentReference"/>
          <w:rFonts w:eastAsia="Times New Roman" w:cs="Times New Roman"/>
          <w:b w:val="0"/>
          <w:bCs w:val="0"/>
          <w:iCs w:val="0"/>
          <w:color w:val="auto"/>
        </w:rPr>
        <w:commentReference w:id="166"/>
      </w:r>
    </w:p>
    <w:p w14:paraId="100A0B00" w14:textId="77777777" w:rsidR="00493A07" w:rsidRPr="001C5769" w:rsidRDefault="00493A07" w:rsidP="00493A07">
      <w:pPr>
        <w:pStyle w:val="ListParagraph"/>
      </w:pPr>
      <w:r>
        <w:t>Output geodatabase: gdb location for saving output files.</w:t>
      </w:r>
    </w:p>
    <w:p w14:paraId="6C54C2CF" w14:textId="2BC157F4" w:rsidR="00493A07" w:rsidRPr="001C5769" w:rsidRDefault="00BA4486" w:rsidP="00493A07">
      <w:pPr>
        <w:pStyle w:val="ListParagraph"/>
      </w:pPr>
      <w:r>
        <w:t>Cleaned construction</w:t>
      </w:r>
      <w:r w:rsidR="00493A07">
        <w:t xml:space="preserve"> table: gdb table that contains </w:t>
      </w:r>
      <w:r>
        <w:t>cleaned construction</w:t>
      </w:r>
      <w:r w:rsidR="00493A07">
        <w:t xml:space="preserve"> data.</w:t>
      </w:r>
    </w:p>
    <w:p w14:paraId="0AC267CD" w14:textId="77777777" w:rsidR="00493A07" w:rsidRPr="001C5769" w:rsidRDefault="00493A07" w:rsidP="00493A07">
      <w:pPr>
        <w:pStyle w:val="ListParagraph"/>
      </w:pPr>
      <w:r>
        <w:t>Well point file (wwpt): point feature class that contains well locations.</w:t>
      </w:r>
    </w:p>
    <w:p w14:paraId="5F14ECD3" w14:textId="52EACEBA" w:rsidR="00493A07" w:rsidRPr="001C5769" w:rsidRDefault="00493A07" w:rsidP="00493A07">
      <w:pPr>
        <w:pStyle w:val="ListParagraph"/>
      </w:pPr>
      <w:r>
        <w:t>Mapview cross section line file (xsln</w:t>
      </w:r>
      <w:r w:rsidR="00C72821">
        <w:t>_mapview</w:t>
      </w:r>
      <w:r>
        <w:t>): cross section lines in map view.</w:t>
      </w:r>
    </w:p>
    <w:p w14:paraId="40CE5430" w14:textId="77777777" w:rsidR="00493A07" w:rsidRPr="001C5769" w:rsidRDefault="00493A07" w:rsidP="00493A07">
      <w:pPr>
        <w:pStyle w:val="ListParagraph"/>
      </w:pPr>
      <w:r>
        <w:t>Cross section ID field: field in xsln that contains cross section number.</w:t>
      </w:r>
    </w:p>
    <w:p w14:paraId="468080BE" w14:textId="77777777" w:rsidR="00493A07" w:rsidRPr="001C5769" w:rsidRDefault="00493A07" w:rsidP="00493A07">
      <w:pPr>
        <w:pStyle w:val="ListParagraph"/>
      </w:pPr>
      <w:r>
        <w:t>Well point cross section ID field: field in wwpt that contains cross section number that matches number in xsln file.</w:t>
      </w:r>
    </w:p>
    <w:p w14:paraId="4AD7C18E" w14:textId="2249C074" w:rsidR="00493A07" w:rsidRPr="001C5769" w:rsidRDefault="00BA4486" w:rsidP="00493A07">
      <w:pPr>
        <w:pStyle w:val="ListParagraph"/>
      </w:pPr>
      <w:r>
        <w:t>construction</w:t>
      </w:r>
      <w:r w:rsidR="00493A07">
        <w:t xml:space="preserve"> table well ID field: field that is used to relate </w:t>
      </w:r>
      <w:r>
        <w:t>construction</w:t>
      </w:r>
      <w:r w:rsidR="00493A07">
        <w:t xml:space="preserve"> table and wwpt file to each other</w:t>
      </w:r>
      <w:r>
        <w:t xml:space="preserve"> (relate</w:t>
      </w:r>
      <w:r w:rsidR="00F432A9">
        <w:t>i</w:t>
      </w:r>
      <w:r>
        <w:t>d)</w:t>
      </w:r>
    </w:p>
    <w:p w14:paraId="522937D5" w14:textId="3D346439" w:rsidR="00493A07" w:rsidRPr="001C5769" w:rsidRDefault="00493A07" w:rsidP="00493A07">
      <w:pPr>
        <w:pStyle w:val="ListParagraph"/>
      </w:pPr>
      <w:r>
        <w:t xml:space="preserve">Well point well id field: field that is used to relate to </w:t>
      </w:r>
      <w:r w:rsidR="00BA4486">
        <w:t>construction</w:t>
      </w:r>
      <w:r>
        <w:t xml:space="preserve"> table</w:t>
      </w:r>
      <w:r w:rsidR="00BA4486">
        <w:t xml:space="preserve"> (relate</w:t>
      </w:r>
      <w:r w:rsidR="00F432A9">
        <w:t>i</w:t>
      </w:r>
      <w:r w:rsidR="00BA4486">
        <w:t>d)</w:t>
      </w:r>
      <w:r>
        <w:t>.</w:t>
      </w:r>
    </w:p>
    <w:p w14:paraId="124FB8A7" w14:textId="383D1199" w:rsidR="00493A07" w:rsidRPr="001C5769" w:rsidRDefault="00493A07" w:rsidP="00493A07">
      <w:pPr>
        <w:pStyle w:val="ListParagraph"/>
      </w:pPr>
      <w:r>
        <w:t xml:space="preserve">Buffer distance: </w:t>
      </w:r>
      <w:r w:rsidR="00082149">
        <w:t>m</w:t>
      </w:r>
      <w:r>
        <w:t>ust match value used in Get CWI Data tool.</w:t>
      </w:r>
    </w:p>
    <w:p w14:paraId="176BA315" w14:textId="19D8FBC4" w:rsidR="00493A07" w:rsidRPr="001C5769" w:rsidRDefault="00493A07" w:rsidP="00493A07">
      <w:pPr>
        <w:pStyle w:val="ListParagraph"/>
      </w:pPr>
      <w:r>
        <w:t xml:space="preserve">Vertical exaggeration: </w:t>
      </w:r>
      <w:r w:rsidR="00082149">
        <w:t>m</w:t>
      </w:r>
      <w:r>
        <w:t>ust match value used in Create Raster Profiles tool.</w:t>
      </w:r>
    </w:p>
    <w:p w14:paraId="175C09E3" w14:textId="4F429D12" w:rsidR="00493A07" w:rsidRPr="001C5769" w:rsidRDefault="00493A07" w:rsidP="00493A07">
      <w:pPr>
        <w:pStyle w:val="ListParagraph"/>
      </w:pPr>
      <w:r>
        <w:t xml:space="preserve">Well stick width: default value is 0.5, can be increased up to 5 for longer </w:t>
      </w:r>
      <w:r w:rsidR="00BA4486">
        <w:t xml:space="preserve">cross-sections. </w:t>
      </w:r>
      <w:r w:rsidR="0DAAF582">
        <w:t>Best practice is to</w:t>
      </w:r>
      <w:r w:rsidR="00BA4486">
        <w:t xml:space="preserve"> match value used in Make Lixpy Diagram tool.</w:t>
      </w:r>
    </w:p>
    <w:p w14:paraId="40F41837" w14:textId="6EEC8DBA" w:rsidR="00493A07" w:rsidRDefault="00425D80" w:rsidP="00493A07">
      <w:pPr>
        <w:pStyle w:val="NormalWeb"/>
        <w:spacing w:before="0" w:beforeAutospacing="0" w:after="0" w:afterAutospacing="0"/>
        <w:jc w:val="center"/>
        <w:rPr>
          <w:rFonts w:ascii="Calibri" w:hAnsi="Calibri" w:cs="Calibri"/>
          <w:i/>
          <w:iCs/>
          <w:color w:val="5B9BD5"/>
        </w:rPr>
      </w:pPr>
      <w:r>
        <w:rPr>
          <w:noProof/>
        </w:rPr>
        <w:lastRenderedPageBreak/>
        <w:drawing>
          <wp:inline distT="0" distB="0" distL="0" distR="0" wp14:anchorId="01E6F25B" wp14:editId="13EC4389">
            <wp:extent cx="5000625" cy="5657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00625" cy="5657850"/>
                    </a:xfrm>
                    <a:prstGeom prst="rect">
                      <a:avLst/>
                    </a:prstGeom>
                  </pic:spPr>
                </pic:pic>
              </a:graphicData>
            </a:graphic>
          </wp:inline>
        </w:drawing>
      </w:r>
      <w:r w:rsidDel="00425D80">
        <w:rPr>
          <w:noProof/>
        </w:rPr>
        <w:t xml:space="preserve"> </w:t>
      </w:r>
    </w:p>
    <w:p w14:paraId="6F51CC25" w14:textId="77777777" w:rsidR="00493A07" w:rsidRDefault="00493A07" w:rsidP="00493A07">
      <w:pPr>
        <w:pStyle w:val="Heading4"/>
      </w:pPr>
      <w:r>
        <w:t>Output</w:t>
      </w:r>
    </w:p>
    <w:p w14:paraId="2FB27E31" w14:textId="261DE237" w:rsidR="00493A07" w:rsidRPr="00F432A9" w:rsidRDefault="004349EA" w:rsidP="00493A07">
      <w:pPr>
        <w:pStyle w:val="ListParagraph"/>
      </w:pPr>
      <w:r>
        <w:t>Conspy</w:t>
      </w:r>
      <w:r w:rsidR="00493A07">
        <w:t xml:space="preserve"> </w:t>
      </w:r>
      <w:commentRangeStart w:id="167"/>
      <w:r w:rsidR="00493A07">
        <w:t xml:space="preserve">polygons </w:t>
      </w:r>
      <w:commentRangeEnd w:id="167"/>
      <w:r w:rsidR="00964CD1">
        <w:rPr>
          <w:rStyle w:val="CommentReference"/>
        </w:rPr>
        <w:commentReference w:id="167"/>
      </w:r>
      <w:r w:rsidR="00493A07">
        <w:t xml:space="preserve">in 2d (xsec view) </w:t>
      </w:r>
      <w:r w:rsidR="00964CD1" w:rsidRPr="00F432A9">
        <w:t xml:space="preserve">– used to display </w:t>
      </w:r>
      <w:r w:rsidR="00964CD1">
        <w:t xml:space="preserve">construction type (casing, </w:t>
      </w:r>
      <w:commentRangeStart w:id="168"/>
      <w:r w:rsidR="00964CD1">
        <w:t>open hole</w:t>
      </w:r>
      <w:commentRangeEnd w:id="168"/>
      <w:r w:rsidR="00964CD1">
        <w:rPr>
          <w:rStyle w:val="CommentReference"/>
        </w:rPr>
        <w:commentReference w:id="168"/>
      </w:r>
      <w:r w:rsidR="00964CD1">
        <w:t>, screen).</w:t>
      </w:r>
    </w:p>
    <w:p w14:paraId="2979A7F4" w14:textId="77777777" w:rsidR="00493A07" w:rsidRPr="00AE67DF" w:rsidRDefault="00493A07" w:rsidP="00493A07">
      <w:pPr>
        <w:pStyle w:val="Heading5"/>
      </w:pPr>
      <w:r w:rsidRPr="00AE67DF">
        <w:t>Troubleshooting</w:t>
      </w:r>
    </w:p>
    <w:p w14:paraId="3B2D1448" w14:textId="77777777" w:rsidR="00493A07" w:rsidRDefault="00493A07" w:rsidP="00493A07">
      <w:pPr>
        <w:pStyle w:val="ListParagraph"/>
      </w:pPr>
      <w:r>
        <w:t xml:space="preserve">If it runs really </w:t>
      </w:r>
      <w:r w:rsidRPr="23477326">
        <w:rPr>
          <w:b/>
          <w:bCs/>
        </w:rPr>
        <w:t>slowly</w:t>
      </w:r>
      <w:r>
        <w:t>, make sure all data is on a local drive and try again.</w:t>
      </w:r>
    </w:p>
    <w:p w14:paraId="4B6FE36D" w14:textId="77777777" w:rsidR="00493A07" w:rsidRDefault="00493A07" w:rsidP="00493A07">
      <w:pPr>
        <w:pStyle w:val="ListParagraph"/>
      </w:pPr>
      <w:r>
        <w:t xml:space="preserve">If xsln file has an </w:t>
      </w:r>
      <w:r w:rsidRPr="23477326">
        <w:rPr>
          <w:b/>
          <w:bCs/>
        </w:rPr>
        <w:t>unknown spatial reference</w:t>
      </w:r>
      <w:r>
        <w:t>, cancel the tool and define the projection for the xsln file.</w:t>
      </w:r>
    </w:p>
    <w:p w14:paraId="1E749B33" w14:textId="77777777" w:rsidR="00493A07" w:rsidRDefault="00493A07" w:rsidP="00493A07">
      <w:pPr>
        <w:pStyle w:val="ListParagraph"/>
      </w:pPr>
      <w:r>
        <w:t xml:space="preserve">If xsln file is </w:t>
      </w:r>
      <w:r w:rsidRPr="23477326">
        <w:rPr>
          <w:b/>
          <w:bCs/>
        </w:rPr>
        <w:t>multipart</w:t>
      </w:r>
      <w:r>
        <w:t xml:space="preserve">, cancel the tool and run multipart to single part. </w:t>
      </w:r>
    </w:p>
    <w:p w14:paraId="7A72BBC1" w14:textId="77777777" w:rsidR="00493A07" w:rsidRDefault="00493A07" w:rsidP="00493A07">
      <w:pPr>
        <w:pStyle w:val="ListParagraph"/>
      </w:pPr>
      <w:r>
        <w:t xml:space="preserve">If correct </w:t>
      </w:r>
      <w:r w:rsidRPr="23477326">
        <w:rPr>
          <w:b/>
          <w:bCs/>
        </w:rPr>
        <w:t>fields don’t exist</w:t>
      </w:r>
      <w:r>
        <w:t>, cancel the tool and change the field names (not alias) to match the error message. Calculate fields as needed.</w:t>
      </w:r>
    </w:p>
    <w:p w14:paraId="1E99DF37" w14:textId="4D20AFB3" w:rsidR="00493A07" w:rsidRDefault="00493A07" w:rsidP="00493A07">
      <w:pPr>
        <w:pStyle w:val="ListParagraph"/>
      </w:pPr>
      <w:r>
        <w:lastRenderedPageBreak/>
        <w:t xml:space="preserve">If </w:t>
      </w:r>
      <w:r w:rsidRPr="23477326">
        <w:rPr>
          <w:b/>
          <w:bCs/>
        </w:rPr>
        <w:t xml:space="preserve">xsec_ids in </w:t>
      </w:r>
      <w:r w:rsidR="004349EA" w:rsidRPr="23477326">
        <w:rPr>
          <w:b/>
          <w:bCs/>
        </w:rPr>
        <w:t>construction</w:t>
      </w:r>
      <w:r w:rsidRPr="23477326">
        <w:rPr>
          <w:b/>
          <w:bCs/>
        </w:rPr>
        <w:t xml:space="preserve"> table/well points don’t match cross section file</w:t>
      </w:r>
      <w:r>
        <w:t>, the attribute data will need to be modified until they match.</w:t>
      </w:r>
    </w:p>
    <w:p w14:paraId="2B397CDF" w14:textId="5B3FC7D8" w:rsidR="00804C7B" w:rsidRDefault="00804C7B" w:rsidP="00804C7B">
      <w:pPr>
        <w:pStyle w:val="ListParagraph"/>
      </w:pPr>
      <w:r>
        <w:t>If the well casings</w:t>
      </w:r>
      <w:r>
        <w:rPr>
          <w:spacing w:val="-4"/>
        </w:rPr>
        <w:t xml:space="preserve"> </w:t>
      </w:r>
      <w:r>
        <w:t>or well screens do</w:t>
      </w:r>
      <w:r>
        <w:rPr>
          <w:spacing w:val="-1"/>
        </w:rPr>
        <w:t xml:space="preserve"> </w:t>
      </w:r>
      <w:r>
        <w:t>not appear,</w:t>
      </w:r>
      <w:r>
        <w:rPr>
          <w:spacing w:val="-4"/>
        </w:rPr>
        <w:t xml:space="preserve"> </w:t>
      </w:r>
      <w:r>
        <w:t>you will need to go back and repeat</w:t>
      </w:r>
      <w:r>
        <w:rPr>
          <w:spacing w:val="-1"/>
        </w:rPr>
        <w:t xml:space="preserve"> </w:t>
      </w:r>
      <w:r>
        <w:t>some</w:t>
      </w:r>
      <w:r>
        <w:rPr>
          <w:spacing w:val="34"/>
        </w:rPr>
        <w:t xml:space="preserve"> </w:t>
      </w:r>
      <w:r>
        <w:t>of the earlier</w:t>
      </w:r>
      <w:r>
        <w:rPr>
          <w:spacing w:val="-5"/>
        </w:rPr>
        <w:t xml:space="preserve"> </w:t>
      </w:r>
      <w:r>
        <w:t>steps.</w:t>
      </w:r>
    </w:p>
    <w:p w14:paraId="57783E31" w14:textId="41FF5571" w:rsidR="00804C7B" w:rsidRDefault="00804C7B" w:rsidP="00804C7B">
      <w:pPr>
        <w:pStyle w:val="ListParagraph"/>
        <w:widowControl w:val="0"/>
        <w:numPr>
          <w:ilvl w:val="1"/>
          <w:numId w:val="5"/>
        </w:numPr>
        <w:tabs>
          <w:tab w:val="left" w:pos="1561"/>
        </w:tabs>
        <w:autoSpaceDE w:val="0"/>
        <w:autoSpaceDN w:val="0"/>
        <w:spacing w:before="0" w:after="0" w:line="252" w:lineRule="auto"/>
        <w:ind w:right="736"/>
        <w:contextualSpacing w:val="0"/>
      </w:pPr>
      <w:r>
        <w:t>Open the</w:t>
      </w:r>
      <w:r>
        <w:rPr>
          <w:spacing w:val="-3"/>
        </w:rPr>
        <w:t xml:space="preserve"> </w:t>
      </w:r>
      <w:r>
        <w:t>cons_clean table</w:t>
      </w:r>
      <w:r>
        <w:rPr>
          <w:spacing w:val="12"/>
        </w:rPr>
        <w:t xml:space="preserve"> </w:t>
      </w:r>
      <w:r>
        <w:t>and</w:t>
      </w:r>
      <w:r>
        <w:rPr>
          <w:spacing w:val="-9"/>
        </w:rPr>
        <w:t xml:space="preserve"> </w:t>
      </w:r>
      <w:r>
        <w:t>manually</w:t>
      </w:r>
      <w:r>
        <w:rPr>
          <w:spacing w:val="-9"/>
        </w:rPr>
        <w:t xml:space="preserve"> </w:t>
      </w:r>
      <w:r>
        <w:t>add the</w:t>
      </w:r>
      <w:r>
        <w:rPr>
          <w:spacing w:val="-3"/>
        </w:rPr>
        <w:t xml:space="preserve"> </w:t>
      </w:r>
      <w:r>
        <w:t>casing,</w:t>
      </w:r>
      <w:r>
        <w:rPr>
          <w:spacing w:val="-11"/>
        </w:rPr>
        <w:t xml:space="preserve"> and </w:t>
      </w:r>
      <w:r>
        <w:t>screen</w:t>
      </w:r>
      <w:r>
        <w:rPr>
          <w:spacing w:val="-9"/>
        </w:rPr>
        <w:t xml:space="preserve"> </w:t>
      </w:r>
      <w:r>
        <w:t>information in the appropriate</w:t>
      </w:r>
      <w:r>
        <w:rPr>
          <w:spacing w:val="-2"/>
        </w:rPr>
        <w:t xml:space="preserve"> </w:t>
      </w:r>
      <w:r>
        <w:t>fields.</w:t>
      </w:r>
    </w:p>
    <w:p w14:paraId="2A8E2BF7" w14:textId="3791D1EF" w:rsidR="00804C7B" w:rsidRDefault="00804C7B" w:rsidP="00804C7B">
      <w:pPr>
        <w:pStyle w:val="ListParagraph"/>
      </w:pPr>
      <w:r>
        <w:t>Rerun</w:t>
      </w:r>
      <w:r>
        <w:rPr>
          <w:spacing w:val="2"/>
        </w:rPr>
        <w:t xml:space="preserve"> </w:t>
      </w:r>
      <w:r>
        <w:t>the</w:t>
      </w:r>
      <w:r>
        <w:rPr>
          <w:spacing w:val="-3"/>
        </w:rPr>
        <w:t xml:space="preserve"> </w:t>
      </w:r>
      <w:r>
        <w:t>Create Conspy Diagrams tool</w:t>
      </w:r>
      <w:r>
        <w:rPr>
          <w:spacing w:val="-6"/>
        </w:rPr>
        <w:t xml:space="preserve"> </w:t>
      </w:r>
      <w:r>
        <w:t>to</w:t>
      </w:r>
      <w:r>
        <w:rPr>
          <w:spacing w:val="-9"/>
        </w:rPr>
        <w:t xml:space="preserve"> </w:t>
      </w:r>
      <w:r>
        <w:t>create</w:t>
      </w:r>
      <w:r>
        <w:rPr>
          <w:spacing w:val="-18"/>
        </w:rPr>
        <w:t xml:space="preserve"> </w:t>
      </w:r>
      <w:r>
        <w:t>a</w:t>
      </w:r>
      <w:r>
        <w:rPr>
          <w:spacing w:val="-14"/>
        </w:rPr>
        <w:t xml:space="preserve"> </w:t>
      </w:r>
      <w:r>
        <w:t>new</w:t>
      </w:r>
      <w:r>
        <w:rPr>
          <w:spacing w:val="-2"/>
        </w:rPr>
        <w:t xml:space="preserve"> </w:t>
      </w:r>
      <w:r>
        <w:t>set</w:t>
      </w:r>
      <w:r>
        <w:rPr>
          <w:spacing w:val="2"/>
        </w:rPr>
        <w:t xml:space="preserve"> </w:t>
      </w:r>
      <w:r>
        <w:t>of</w:t>
      </w:r>
      <w:r>
        <w:rPr>
          <w:spacing w:val="8"/>
        </w:rPr>
        <w:t xml:space="preserve"> conspy </w:t>
      </w:r>
      <w:r>
        <w:t>well</w:t>
      </w:r>
      <w:r>
        <w:rPr>
          <w:spacing w:val="-6"/>
        </w:rPr>
        <w:t xml:space="preserve"> </w:t>
      </w:r>
      <w:r>
        <w:t>stick</w:t>
      </w:r>
      <w:r>
        <w:rPr>
          <w:spacing w:val="-9"/>
        </w:rPr>
        <w:t xml:space="preserve"> </w:t>
      </w:r>
      <w:r>
        <w:rPr>
          <w:spacing w:val="-2"/>
        </w:rPr>
        <w:t>files</w:t>
      </w:r>
    </w:p>
    <w:p w14:paraId="4E31CA84" w14:textId="1782B7FF" w:rsidR="006E2614" w:rsidRDefault="006E2614" w:rsidP="006E2614">
      <w:pPr>
        <w:pStyle w:val="Heading3"/>
      </w:pPr>
      <w:bookmarkStart w:id="169" w:name="_Toc292196142"/>
      <w:r>
        <w:t>6a Create 2D Well Points</w:t>
      </w:r>
      <w:bookmarkEnd w:id="169"/>
    </w:p>
    <w:p w14:paraId="6733091C" w14:textId="46FD5694" w:rsidR="006E2614" w:rsidRPr="00AE67DF" w:rsidRDefault="006E2614" w:rsidP="006E2614">
      <w:pPr>
        <w:rPr>
          <w:b/>
          <w:bCs/>
        </w:rPr>
      </w:pPr>
      <w:r>
        <w:t xml:space="preserve">This tool creates </w:t>
      </w:r>
      <w:r w:rsidR="00284DE9">
        <w:t>2D well points</w:t>
      </w:r>
      <w:r w:rsidR="00CF0F03">
        <w:t xml:space="preserve"> at ground elevation</w:t>
      </w:r>
      <w:r w:rsidR="00284DE9">
        <w:t xml:space="preserve"> in cross-section view </w:t>
      </w:r>
      <w:r>
        <w:t xml:space="preserve">based on </w:t>
      </w:r>
      <w:r w:rsidR="00284DE9">
        <w:t xml:space="preserve">a </w:t>
      </w:r>
      <w:r>
        <w:t>well point location feature class (wwpt), and mapview cross section line file (xsln).</w:t>
      </w:r>
    </w:p>
    <w:p w14:paraId="2BF16B3D" w14:textId="77777777" w:rsidR="006E2614" w:rsidRDefault="006E2614" w:rsidP="006E2614">
      <w:pPr>
        <w:pStyle w:val="Heading4"/>
      </w:pPr>
      <w:r>
        <w:t>Parameters</w:t>
      </w:r>
    </w:p>
    <w:p w14:paraId="67ABC47F" w14:textId="77777777" w:rsidR="006E2614" w:rsidRPr="001C5769" w:rsidRDefault="006E2614" w:rsidP="006E2614">
      <w:pPr>
        <w:pStyle w:val="ListParagraph"/>
      </w:pPr>
      <w:r>
        <w:t>Output geodatabase: gdb location for saving output files.</w:t>
      </w:r>
    </w:p>
    <w:p w14:paraId="24FCCFA1" w14:textId="77777777" w:rsidR="006E2614" w:rsidRPr="001C5769" w:rsidRDefault="006E2614" w:rsidP="006E2614">
      <w:pPr>
        <w:pStyle w:val="ListParagraph"/>
      </w:pPr>
      <w:r>
        <w:t>Well point file (wwpt): point feature class that contains well locations.</w:t>
      </w:r>
    </w:p>
    <w:p w14:paraId="11B61A4C" w14:textId="6474FA89" w:rsidR="006E2614" w:rsidRPr="001C5769" w:rsidRDefault="006E2614" w:rsidP="006E2614">
      <w:pPr>
        <w:pStyle w:val="ListParagraph"/>
      </w:pPr>
      <w:r>
        <w:t>Mapview cross section line file (xsln</w:t>
      </w:r>
      <w:r w:rsidR="00C72821">
        <w:t>_mapview</w:t>
      </w:r>
      <w:r>
        <w:t>): cross section lines in map view.</w:t>
      </w:r>
    </w:p>
    <w:p w14:paraId="121BA20A" w14:textId="77777777" w:rsidR="006E2614" w:rsidRPr="001C5769" w:rsidRDefault="006E2614" w:rsidP="006E2614">
      <w:pPr>
        <w:pStyle w:val="ListParagraph"/>
      </w:pPr>
      <w:r>
        <w:t>Cross section ID field: field in xsln that contains cross section number.</w:t>
      </w:r>
    </w:p>
    <w:p w14:paraId="49241799" w14:textId="77777777" w:rsidR="006E2614" w:rsidRPr="001C5769" w:rsidRDefault="006E2614" w:rsidP="006E2614">
      <w:pPr>
        <w:pStyle w:val="ListParagraph"/>
      </w:pPr>
      <w:r>
        <w:t>Well point cross section ID field: field in wwpt that contains cross section number that matches number in xsln file.</w:t>
      </w:r>
    </w:p>
    <w:p w14:paraId="03366C8E" w14:textId="77777777" w:rsidR="006E2614" w:rsidRPr="001C5769" w:rsidRDefault="006E2614" w:rsidP="006E2614">
      <w:pPr>
        <w:pStyle w:val="ListParagraph"/>
      </w:pPr>
      <w:r>
        <w:t>Well point well id field: field that is used to relate to construction table (related).</w:t>
      </w:r>
    </w:p>
    <w:p w14:paraId="59EF3988" w14:textId="343F583C" w:rsidR="006E2614" w:rsidRPr="001C5769" w:rsidRDefault="006E2614" w:rsidP="006E2614">
      <w:pPr>
        <w:pStyle w:val="ListParagraph"/>
      </w:pPr>
      <w:r>
        <w:t>Buffer distance: must match value used in Get CWI Data tool.</w:t>
      </w:r>
    </w:p>
    <w:p w14:paraId="497F0E38" w14:textId="7D28BAF4" w:rsidR="006E2614" w:rsidRPr="001C5769" w:rsidRDefault="006E2614" w:rsidP="006E2614">
      <w:pPr>
        <w:pStyle w:val="ListParagraph"/>
      </w:pPr>
      <w:r>
        <w:t>Vertical exaggeration: must match value used in Create Raster Profiles tool.</w:t>
      </w:r>
    </w:p>
    <w:p w14:paraId="46A65D98" w14:textId="517F8D61" w:rsidR="00CF0F03" w:rsidRPr="001C5769" w:rsidRDefault="00CF0F03" w:rsidP="006E2614">
      <w:pPr>
        <w:pStyle w:val="ListParagraph"/>
      </w:pPr>
      <w:r>
        <w:t xml:space="preserve">Well label field in well point file: field named “well_label”, must be Text type. </w:t>
      </w:r>
      <w:r w:rsidR="00AC168B">
        <w:t>Intended to p</w:t>
      </w:r>
      <w:r w:rsidR="00CD7B6B">
        <w:t>rovide</w:t>
      </w:r>
      <w:r>
        <w:t xml:space="preserve"> unique number</w:t>
      </w:r>
      <w:r w:rsidR="00AC168B">
        <w:t>s</w:t>
      </w:r>
      <w:r>
        <w:t xml:space="preserve"> without leading zeros</w:t>
      </w:r>
      <w:r w:rsidR="00CD7B6B">
        <w:t xml:space="preserve"> for labeling purposes.</w:t>
      </w:r>
    </w:p>
    <w:p w14:paraId="7D30FAF8" w14:textId="481A35A0" w:rsidR="007F0D3B" w:rsidRDefault="00CF0F03" w:rsidP="005959B6">
      <w:pPr>
        <w:jc w:val="center"/>
      </w:pPr>
      <w:r>
        <w:rPr>
          <w:noProof/>
        </w:rPr>
        <w:lastRenderedPageBreak/>
        <w:drawing>
          <wp:inline distT="0" distB="0" distL="0" distR="0" wp14:anchorId="30881677" wp14:editId="5D0A88DE">
            <wp:extent cx="2681481" cy="4091940"/>
            <wp:effectExtent l="0" t="0" r="5080" b="3810"/>
            <wp:docPr id="391324607" name="Picture 39132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24607" name=""/>
                    <pic:cNvPicPr/>
                  </pic:nvPicPr>
                  <pic:blipFill>
                    <a:blip r:embed="rId41"/>
                    <a:stretch>
                      <a:fillRect/>
                    </a:stretch>
                  </pic:blipFill>
                  <pic:spPr>
                    <a:xfrm>
                      <a:off x="0" y="0"/>
                      <a:ext cx="2688632" cy="4102853"/>
                    </a:xfrm>
                    <a:prstGeom prst="rect">
                      <a:avLst/>
                    </a:prstGeom>
                  </pic:spPr>
                </pic:pic>
              </a:graphicData>
            </a:graphic>
          </wp:inline>
        </w:drawing>
      </w:r>
    </w:p>
    <w:p w14:paraId="30266AA8" w14:textId="77777777" w:rsidR="005959B6" w:rsidRDefault="005959B6" w:rsidP="005959B6">
      <w:pPr>
        <w:pStyle w:val="Heading4"/>
      </w:pPr>
      <w:r>
        <w:t>Output</w:t>
      </w:r>
    </w:p>
    <w:p w14:paraId="6B587F6D" w14:textId="2E8727F8" w:rsidR="005959B6" w:rsidRDefault="005959B6" w:rsidP="005959B6">
      <w:pPr>
        <w:pStyle w:val="ListParagraph"/>
      </w:pPr>
      <w:r>
        <w:t>Wwpt_2d_xsecview: point file for cross-section viewing</w:t>
      </w:r>
    </w:p>
    <w:p w14:paraId="3D1D68D7" w14:textId="77777777" w:rsidR="005959B6" w:rsidRPr="00AE67DF" w:rsidRDefault="005959B6" w:rsidP="005959B6">
      <w:pPr>
        <w:pStyle w:val="Heading5"/>
      </w:pPr>
      <w:r w:rsidRPr="00AE67DF">
        <w:t>Troubleshooting</w:t>
      </w:r>
    </w:p>
    <w:p w14:paraId="5925D832" w14:textId="00DF62D9" w:rsidR="005959B6" w:rsidRDefault="002007CE" w:rsidP="002007CE">
      <w:pPr>
        <w:pStyle w:val="ListParagraph"/>
      </w:pPr>
      <w:r>
        <w:t>Well points are appearing over blank spaces. Check that lithology and construction data exists for these wells.</w:t>
      </w:r>
    </w:p>
    <w:p w14:paraId="7B3881CD" w14:textId="2F76170B" w:rsidR="00462DA5" w:rsidRDefault="00462DA5" w:rsidP="00462DA5">
      <w:pPr>
        <w:pStyle w:val="Heading3"/>
      </w:pPr>
      <w:bookmarkStart w:id="170" w:name="_Toc1496770999"/>
      <w:r>
        <w:t>6b Create 2D SWL Points</w:t>
      </w:r>
      <w:bookmarkEnd w:id="170"/>
    </w:p>
    <w:p w14:paraId="41D880EC" w14:textId="60CA4F9E" w:rsidR="00462DA5" w:rsidRPr="00AE67DF" w:rsidRDefault="00462DA5" w:rsidP="00462DA5">
      <w:pPr>
        <w:rPr>
          <w:b/>
          <w:bCs/>
        </w:rPr>
      </w:pPr>
      <w:r>
        <w:t>This tool creates 2D points at static water level (SWL) elevations in cross-section view based on a swl well point location feature class (</w:t>
      </w:r>
      <w:r w:rsidR="00003BBC">
        <w:t>s</w:t>
      </w:r>
      <w:r>
        <w:t>wl_</w:t>
      </w:r>
      <w:r w:rsidR="009F10C5">
        <w:t>clean</w:t>
      </w:r>
      <w:r>
        <w:t>), and mapview cross section line file (xsln</w:t>
      </w:r>
      <w:r w:rsidR="009F10C5">
        <w:t>_mapview</w:t>
      </w:r>
      <w:r>
        <w:t>).</w:t>
      </w:r>
    </w:p>
    <w:p w14:paraId="29D6A37F" w14:textId="77777777" w:rsidR="00462DA5" w:rsidRDefault="00462DA5" w:rsidP="00462DA5">
      <w:pPr>
        <w:pStyle w:val="Heading4"/>
      </w:pPr>
      <w:r>
        <w:t>Parameters</w:t>
      </w:r>
    </w:p>
    <w:p w14:paraId="2A4AF6BC" w14:textId="77777777" w:rsidR="00462DA5" w:rsidRPr="001C5769" w:rsidRDefault="00462DA5" w:rsidP="00462DA5">
      <w:pPr>
        <w:pStyle w:val="ListParagraph"/>
      </w:pPr>
      <w:r>
        <w:t>Output geodatabase: gdb location for saving output files.</w:t>
      </w:r>
    </w:p>
    <w:p w14:paraId="18E85B99" w14:textId="1865EFBF" w:rsidR="00462DA5" w:rsidRPr="001C5769" w:rsidRDefault="00462DA5" w:rsidP="00462DA5">
      <w:pPr>
        <w:pStyle w:val="ListParagraph"/>
      </w:pPr>
      <w:r>
        <w:t>SWL well point file (swl_</w:t>
      </w:r>
      <w:r w:rsidR="009F10C5">
        <w:t>clean</w:t>
      </w:r>
      <w:r>
        <w:t>): point feature class that contains well locations and swl elevations.</w:t>
      </w:r>
    </w:p>
    <w:p w14:paraId="250EB322" w14:textId="65253FFD" w:rsidR="00462DA5" w:rsidRPr="001C5769" w:rsidRDefault="00462DA5" w:rsidP="00462DA5">
      <w:pPr>
        <w:pStyle w:val="ListParagraph"/>
      </w:pPr>
      <w:r>
        <w:t>Mapview cross section line file (xsln</w:t>
      </w:r>
      <w:r w:rsidR="009F10C5">
        <w:t>_mapview</w:t>
      </w:r>
      <w:r>
        <w:t>): cross section lines in map view.</w:t>
      </w:r>
    </w:p>
    <w:p w14:paraId="3FFADBD2" w14:textId="3E4FC5DB" w:rsidR="00462DA5" w:rsidRPr="001C5769" w:rsidRDefault="00462DA5" w:rsidP="00462DA5">
      <w:pPr>
        <w:pStyle w:val="ListParagraph"/>
      </w:pPr>
      <w:r>
        <w:t>Cross section ID field: field in xsln</w:t>
      </w:r>
      <w:r w:rsidR="009F10C5">
        <w:t>_mapview</w:t>
      </w:r>
      <w:r>
        <w:t xml:space="preserve"> that contains cross section number.</w:t>
      </w:r>
    </w:p>
    <w:p w14:paraId="15CFD12C" w14:textId="2A7446C0" w:rsidR="00462DA5" w:rsidRPr="001C5769" w:rsidRDefault="00462DA5" w:rsidP="00462DA5">
      <w:pPr>
        <w:pStyle w:val="ListParagraph"/>
      </w:pPr>
      <w:r>
        <w:lastRenderedPageBreak/>
        <w:t>SWL well point cross section ID field: field in swl_</w:t>
      </w:r>
      <w:r w:rsidR="009F10C5">
        <w:t>clean</w:t>
      </w:r>
      <w:r>
        <w:t xml:space="preserve"> that contains cross section number that matches number in xsln file.</w:t>
      </w:r>
    </w:p>
    <w:p w14:paraId="60983C34" w14:textId="1858B497" w:rsidR="00462DA5" w:rsidRPr="001C5769" w:rsidRDefault="00462DA5" w:rsidP="00462DA5">
      <w:pPr>
        <w:pStyle w:val="ListParagraph"/>
      </w:pPr>
      <w:r>
        <w:t>Well id field in SWL well point file: field that is used to relate to swl table (relateid).</w:t>
      </w:r>
    </w:p>
    <w:p w14:paraId="4B4A9213" w14:textId="1E991595" w:rsidR="00462DA5" w:rsidRPr="001C5769" w:rsidRDefault="00462DA5" w:rsidP="00462DA5">
      <w:pPr>
        <w:pStyle w:val="ListParagraph"/>
      </w:pPr>
      <w:r>
        <w:t>Buffer distance: must match value used in Get CWI Data tool.</w:t>
      </w:r>
    </w:p>
    <w:p w14:paraId="0DEBF392" w14:textId="338C4CA9" w:rsidR="00462DA5" w:rsidRDefault="00462DA5" w:rsidP="009F10C5">
      <w:pPr>
        <w:pStyle w:val="ListParagraph"/>
      </w:pPr>
      <w:r>
        <w:t>Vertical exaggeration: must match value used in Create Raster Profiles tool.</w:t>
      </w:r>
    </w:p>
    <w:p w14:paraId="2FEBF37E" w14:textId="77777777" w:rsidR="00462DA5" w:rsidRDefault="00462DA5" w:rsidP="00462DA5">
      <w:pPr>
        <w:pStyle w:val="Heading4"/>
      </w:pPr>
      <w:r>
        <w:t>Output</w:t>
      </w:r>
    </w:p>
    <w:p w14:paraId="09E8FF3F" w14:textId="238D02A0" w:rsidR="00462DA5" w:rsidRDefault="00003BBC" w:rsidP="00462DA5">
      <w:pPr>
        <w:pStyle w:val="ListParagraph"/>
      </w:pPr>
      <w:r>
        <w:t>swl</w:t>
      </w:r>
      <w:r w:rsidR="00462DA5">
        <w:t>_2d_xsecview: point file for cross-section viewing</w:t>
      </w:r>
    </w:p>
    <w:p w14:paraId="4A94B887" w14:textId="77777777" w:rsidR="00462DA5" w:rsidRPr="00AE67DF" w:rsidRDefault="00462DA5" w:rsidP="00462DA5">
      <w:pPr>
        <w:pStyle w:val="Heading5"/>
      </w:pPr>
      <w:r w:rsidRPr="00AE67DF">
        <w:t>Troubleshooting</w:t>
      </w:r>
    </w:p>
    <w:p w14:paraId="4677E610" w14:textId="081987F7" w:rsidR="00462DA5" w:rsidRDefault="00462DA5" w:rsidP="00462DA5">
      <w:pPr>
        <w:pStyle w:val="ListParagraph"/>
      </w:pPr>
      <w:r>
        <w:t>W</w:t>
      </w:r>
      <w:r w:rsidR="006B6CB4">
        <w:t>ater level</w:t>
      </w:r>
      <w:r>
        <w:t xml:space="preserve"> points are missing. Check that there are SWL records</w:t>
      </w:r>
      <w:r w:rsidR="006B6CB4">
        <w:t xml:space="preserve"> with elevations</w:t>
      </w:r>
      <w:r>
        <w:t xml:space="preserve"> </w:t>
      </w:r>
      <w:r w:rsidR="00B3680E">
        <w:t xml:space="preserve">(meas_elev) </w:t>
      </w:r>
      <w:r>
        <w:t>for these wells.</w:t>
      </w:r>
    </w:p>
    <w:p w14:paraId="1DE93971" w14:textId="7147314E" w:rsidR="006B6CB4" w:rsidRDefault="006B6CB4" w:rsidP="00462DA5">
      <w:pPr>
        <w:pStyle w:val="ListParagraph"/>
      </w:pPr>
      <w:r>
        <w:t>Water level points are in the incorrect locations. Check that you used the correct input files.</w:t>
      </w:r>
    </w:p>
    <w:p w14:paraId="11510923" w14:textId="25ABA39C" w:rsidR="00970033" w:rsidRDefault="00970033" w:rsidP="00462DA5">
      <w:pPr>
        <w:pStyle w:val="ListParagraph"/>
      </w:pPr>
      <w:r>
        <w:rPr>
          <w:rFonts w:ascii="Consolas" w:hAnsi="Consolas" w:cs="Consolas"/>
          <w:noProof/>
          <w:color w:val="FF7B72"/>
          <w:sz w:val="18"/>
          <w:szCs w:val="18"/>
          <w:lang w:bidi="ar-SA"/>
        </w:rPr>
        <w:drawing>
          <wp:inline distT="0" distB="0" distL="0" distR="0" wp14:anchorId="752ECAF2" wp14:editId="44B062FA">
            <wp:extent cx="133350" cy="133350"/>
            <wp:effectExtent l="0" t="0" r="0" b="0"/>
            <wp:docPr id="199729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Consolas" w:hAnsi="Consolas" w:cs="Consolas"/>
          <w:b/>
          <w:color w:val="0000FF"/>
          <w:sz w:val="18"/>
          <w:szCs w:val="18"/>
          <w:u w:val="single"/>
          <w:lang w:bidi="ar-SA"/>
        </w:rPr>
        <w:t>ERROR 000732:</w:t>
      </w:r>
      <w:r>
        <w:rPr>
          <w:rFonts w:ascii="Consolas" w:hAnsi="Consolas" w:cs="Consolas"/>
          <w:color w:val="FF7B72"/>
          <w:sz w:val="18"/>
          <w:szCs w:val="18"/>
          <w:lang w:bidi="ar-SA"/>
        </w:rPr>
        <w:t xml:space="preserve"> cross section line file (mapview): Dataset xsln_mapview does not exist or is not supported</w:t>
      </w:r>
      <w:r>
        <w:rPr>
          <w:rFonts w:ascii="Consolas" w:hAnsi="Consolas" w:cs="Consolas"/>
          <w:color w:val="FF7B72"/>
          <w:sz w:val="18"/>
          <w:szCs w:val="18"/>
          <w:lang w:bidi="ar-SA"/>
        </w:rPr>
        <w:t>. Make sure MapView frame is visible and contains xsl_mapview when tool is run.</w:t>
      </w:r>
    </w:p>
    <w:p w14:paraId="4F45A5AE" w14:textId="27B0E5D0" w:rsidR="00646F53" w:rsidRDefault="00646F53" w:rsidP="00646F53">
      <w:pPr>
        <w:pStyle w:val="Heading3"/>
      </w:pPr>
      <w:bookmarkStart w:id="171" w:name="_Toc1203969822"/>
      <w:r>
        <w:t>6c Create 2D DPL Points</w:t>
      </w:r>
      <w:bookmarkEnd w:id="171"/>
    </w:p>
    <w:p w14:paraId="3DF1D5A9" w14:textId="37428A7F" w:rsidR="00646F53" w:rsidRPr="00AE67DF" w:rsidRDefault="00646F53" w:rsidP="00646F53">
      <w:pPr>
        <w:rPr>
          <w:b/>
          <w:bCs/>
        </w:rPr>
      </w:pPr>
      <w:r>
        <w:t xml:space="preserve">This tool creates 2D well points at </w:t>
      </w:r>
      <w:r w:rsidR="00DC3DC7">
        <w:t xml:space="preserve">pump or </w:t>
      </w:r>
      <w:r w:rsidR="00003BBC">
        <w:t xml:space="preserve">drop pipe </w:t>
      </w:r>
      <w:r>
        <w:t>(</w:t>
      </w:r>
      <w:r w:rsidR="00003BBC">
        <w:t>DP</w:t>
      </w:r>
      <w:r>
        <w:t xml:space="preserve">L) elevations in cross-section view based on a </w:t>
      </w:r>
      <w:r w:rsidR="00003BBC">
        <w:t>dpl</w:t>
      </w:r>
      <w:r>
        <w:t xml:space="preserve"> well point location feature class (</w:t>
      </w:r>
      <w:r w:rsidR="00003BBC">
        <w:t>dpl</w:t>
      </w:r>
      <w:r>
        <w:t>_c</w:t>
      </w:r>
      <w:r w:rsidR="009F10C5">
        <w:t>lean</w:t>
      </w:r>
      <w:r>
        <w:t>), and mapview cross section line file (xsln</w:t>
      </w:r>
      <w:r w:rsidR="009F10C5">
        <w:t>_mapview</w:t>
      </w:r>
      <w:r>
        <w:t>).</w:t>
      </w:r>
    </w:p>
    <w:p w14:paraId="019E78E2" w14:textId="77777777" w:rsidR="00646F53" w:rsidRDefault="00646F53" w:rsidP="00646F53">
      <w:pPr>
        <w:pStyle w:val="Heading4"/>
      </w:pPr>
      <w:r>
        <w:t>Parameters</w:t>
      </w:r>
    </w:p>
    <w:p w14:paraId="37902A54" w14:textId="77777777" w:rsidR="00646F53" w:rsidRPr="001C5769" w:rsidRDefault="00646F53" w:rsidP="00646F53">
      <w:pPr>
        <w:pStyle w:val="ListParagraph"/>
      </w:pPr>
      <w:r>
        <w:t>Output geodatabase: gdb location for saving output files.</w:t>
      </w:r>
    </w:p>
    <w:p w14:paraId="30B4A326" w14:textId="55D8D2AE" w:rsidR="00646F53" w:rsidRPr="001C5769" w:rsidRDefault="00003BBC" w:rsidP="00646F53">
      <w:pPr>
        <w:pStyle w:val="ListParagraph"/>
      </w:pPr>
      <w:r>
        <w:t>DP</w:t>
      </w:r>
      <w:r w:rsidR="00646F53">
        <w:t>L well point file (</w:t>
      </w:r>
      <w:r>
        <w:t>dp</w:t>
      </w:r>
      <w:r w:rsidR="00646F53">
        <w:t>l_</w:t>
      </w:r>
      <w:r w:rsidR="009F10C5">
        <w:t>clean</w:t>
      </w:r>
      <w:r w:rsidR="00646F53">
        <w:t xml:space="preserve">): point feature class that contains well locations and </w:t>
      </w:r>
      <w:r>
        <w:t>drop pipe lengths</w:t>
      </w:r>
      <w:r w:rsidR="00646F53">
        <w:t>.</w:t>
      </w:r>
    </w:p>
    <w:p w14:paraId="1CE3A473" w14:textId="406CC4ED" w:rsidR="00646F53" w:rsidRPr="001C5769" w:rsidRDefault="00646F53" w:rsidP="00646F53">
      <w:pPr>
        <w:pStyle w:val="ListParagraph"/>
      </w:pPr>
      <w:r>
        <w:t>Mapview cross section line file (xsln</w:t>
      </w:r>
      <w:r w:rsidR="009F10C5">
        <w:t>_mapview</w:t>
      </w:r>
      <w:r>
        <w:t>): cross section lines in map view.</w:t>
      </w:r>
    </w:p>
    <w:p w14:paraId="642899BB" w14:textId="77777777" w:rsidR="00646F53" w:rsidRPr="001C5769" w:rsidRDefault="00646F53" w:rsidP="00646F53">
      <w:pPr>
        <w:pStyle w:val="ListParagraph"/>
      </w:pPr>
      <w:r>
        <w:t>Cross section ID field: field in xsln that contains cross section number.</w:t>
      </w:r>
    </w:p>
    <w:p w14:paraId="049E7F7E" w14:textId="48E128E6" w:rsidR="00646F53" w:rsidRPr="001C5769" w:rsidRDefault="00003BBC" w:rsidP="00646F53">
      <w:pPr>
        <w:pStyle w:val="ListParagraph"/>
      </w:pPr>
      <w:r>
        <w:t>DPL</w:t>
      </w:r>
      <w:r w:rsidR="00646F53">
        <w:t xml:space="preserve"> well point cross section ID field: field in </w:t>
      </w:r>
      <w:r>
        <w:t>dp</w:t>
      </w:r>
      <w:r w:rsidR="00646F53">
        <w:t>l_</w:t>
      </w:r>
      <w:r w:rsidR="009F10C5">
        <w:t>clean</w:t>
      </w:r>
      <w:r w:rsidR="00646F53">
        <w:t xml:space="preserve"> that contains cross section number that matches number in xsln file.</w:t>
      </w:r>
    </w:p>
    <w:p w14:paraId="4F8DAF1B" w14:textId="6CA13396" w:rsidR="00646F53" w:rsidRPr="001C5769" w:rsidRDefault="00646F53" w:rsidP="00646F53">
      <w:pPr>
        <w:pStyle w:val="ListParagraph"/>
      </w:pPr>
      <w:r>
        <w:t xml:space="preserve">Well id field in </w:t>
      </w:r>
      <w:r w:rsidR="00003BBC">
        <w:t>DP</w:t>
      </w:r>
      <w:r>
        <w:t xml:space="preserve">L well point file: field that is used to relate to </w:t>
      </w:r>
      <w:r w:rsidR="00003BBC">
        <w:t>dp</w:t>
      </w:r>
      <w:r>
        <w:t>l table (relateid).</w:t>
      </w:r>
    </w:p>
    <w:p w14:paraId="098390B4" w14:textId="6348E98F" w:rsidR="00646F53" w:rsidRPr="001C5769" w:rsidRDefault="00646F53" w:rsidP="00646F53">
      <w:pPr>
        <w:pStyle w:val="ListParagraph"/>
      </w:pPr>
      <w:r>
        <w:t>Buffer distance: must match value used in Get CWI Data tool.</w:t>
      </w:r>
    </w:p>
    <w:p w14:paraId="66459C1C" w14:textId="6553F17C" w:rsidR="00646F53" w:rsidRDefault="00646F53" w:rsidP="009F10C5">
      <w:pPr>
        <w:pStyle w:val="ListParagraph"/>
      </w:pPr>
      <w:r>
        <w:t>Vertical exaggeration: must match value used in Create Raster Profiles tool.</w:t>
      </w:r>
    </w:p>
    <w:p w14:paraId="1782D7EF" w14:textId="77777777" w:rsidR="00646F53" w:rsidRDefault="00646F53" w:rsidP="00646F53">
      <w:pPr>
        <w:pStyle w:val="Heading4"/>
      </w:pPr>
      <w:r>
        <w:t>Output</w:t>
      </w:r>
    </w:p>
    <w:p w14:paraId="11A2A5AC" w14:textId="12C30A4E" w:rsidR="00646F53" w:rsidRDefault="00F87602" w:rsidP="00646F53">
      <w:pPr>
        <w:pStyle w:val="ListParagraph"/>
      </w:pPr>
      <w:r>
        <w:t>dpl</w:t>
      </w:r>
      <w:r w:rsidR="00646F53">
        <w:t xml:space="preserve">_2d_xsecview: point file for cross-section </w:t>
      </w:r>
      <w:r w:rsidR="007447D0">
        <w:t>viewing.</w:t>
      </w:r>
    </w:p>
    <w:p w14:paraId="27BA73A7" w14:textId="77777777" w:rsidR="00646F53" w:rsidRPr="00AE67DF" w:rsidRDefault="00646F53" w:rsidP="00646F53">
      <w:pPr>
        <w:pStyle w:val="Heading5"/>
      </w:pPr>
      <w:r w:rsidRPr="00AE67DF">
        <w:t>Troubleshooting</w:t>
      </w:r>
    </w:p>
    <w:p w14:paraId="724BECC8" w14:textId="57CCEA93" w:rsidR="00211D9C" w:rsidRDefault="00646F53" w:rsidP="00211D9C">
      <w:pPr>
        <w:pStyle w:val="ListParagraph"/>
      </w:pPr>
      <w:r>
        <w:t xml:space="preserve">Well points are missing. Check that there are </w:t>
      </w:r>
      <w:r w:rsidR="00FE5581">
        <w:t>DP</w:t>
      </w:r>
      <w:r>
        <w:t>L records for these wells.</w:t>
      </w:r>
    </w:p>
    <w:p w14:paraId="75ECAF3D" w14:textId="23338E64" w:rsidR="00211D9C" w:rsidRDefault="00211D9C" w:rsidP="00211D9C">
      <w:pPr>
        <w:pStyle w:val="Heading2"/>
      </w:pPr>
      <w:bookmarkStart w:id="172" w:name="_Toc1971498572"/>
      <w:commentRangeStart w:id="173"/>
      <w:commentRangeStart w:id="174"/>
      <w:r>
        <w:lastRenderedPageBreak/>
        <w:t>Unverified Wells Toolset</w:t>
      </w:r>
      <w:bookmarkEnd w:id="172"/>
      <w:commentRangeEnd w:id="173"/>
      <w:r>
        <w:rPr>
          <w:rStyle w:val="CommentReference"/>
        </w:rPr>
        <w:commentReference w:id="173"/>
      </w:r>
      <w:commentRangeEnd w:id="174"/>
      <w:r>
        <w:rPr>
          <w:rStyle w:val="CommentReference"/>
        </w:rPr>
        <w:commentReference w:id="174"/>
      </w:r>
    </w:p>
    <w:p w14:paraId="6722AC18" w14:textId="33229C5C" w:rsidR="00C04990" w:rsidRPr="00B80F68" w:rsidRDefault="00C04990" w:rsidP="5A96A18D">
      <w:pPr>
        <w:pStyle w:val="Heading3"/>
        <w:rPr>
          <w:b w:val="0"/>
        </w:rPr>
      </w:pPr>
      <w:bookmarkStart w:id="175" w:name="_Toc1610976881"/>
      <w:commentRangeStart w:id="176"/>
      <w:r>
        <w:t>2 Get Unloc CWI Data</w:t>
      </w:r>
      <w:bookmarkEnd w:id="175"/>
      <w:commentRangeEnd w:id="176"/>
      <w:r w:rsidR="00964CD1">
        <w:rPr>
          <w:rStyle w:val="CommentReference"/>
          <w:rFonts w:ascii="Calibri" w:eastAsia="Times New Roman" w:hAnsi="Calibri" w:cs="Times New Roman"/>
          <w:b w:val="0"/>
          <w:color w:val="auto"/>
        </w:rPr>
        <w:commentReference w:id="176"/>
      </w:r>
    </w:p>
    <w:p w14:paraId="1E41B698" w14:textId="77777777" w:rsidR="00EE0F03" w:rsidRDefault="00C04990" w:rsidP="00EE0F03">
      <w:commentRangeStart w:id="177"/>
      <w:r w:rsidRPr="00183205">
        <w:t xml:space="preserve">This tool </w:t>
      </w:r>
      <w:r>
        <w:t xml:space="preserve">gathers CWI wells with </w:t>
      </w:r>
      <w:r w:rsidR="003F0667" w:rsidRPr="003F0667">
        <w:rPr>
          <w:u w:val="single"/>
        </w:rPr>
        <w:t>un</w:t>
      </w:r>
      <w:r w:rsidRPr="00AD0FE1">
        <w:rPr>
          <w:u w:val="single"/>
        </w:rPr>
        <w:t>verified</w:t>
      </w:r>
      <w:r>
        <w:t xml:space="preserve"> locations within </w:t>
      </w:r>
      <w:commentRangeEnd w:id="177"/>
      <w:r w:rsidR="00E3734E">
        <w:rPr>
          <w:rStyle w:val="CommentReference"/>
        </w:rPr>
        <w:commentReference w:id="177"/>
      </w:r>
      <w:r>
        <w:t xml:space="preserve">the specified buffer distance of each xsln. </w:t>
      </w:r>
      <w:r w:rsidR="00EE0F03">
        <w:t>The tool then retrieves the corresponding stratigraphy/lithology, static water level, drop pipe length, and construction data for each well. In addition, DEM elevations are extracted for each well point and added to each dataset.</w:t>
      </w:r>
    </w:p>
    <w:p w14:paraId="1992E0DC" w14:textId="01BF0084" w:rsidR="71672346" w:rsidRDefault="71672346" w:rsidP="4DD892C2">
      <w:pPr>
        <w:rPr>
          <w:b/>
          <w:bCs/>
        </w:rPr>
      </w:pPr>
      <w:r w:rsidRPr="1422161C">
        <w:rPr>
          <w:b/>
          <w:bCs/>
        </w:rPr>
        <w:t xml:space="preserve"> If xslns overlap or have overlapping buffer zones, this tool must be run separately for each xsln. Highlight a single transect before running this tool.</w:t>
      </w:r>
    </w:p>
    <w:p w14:paraId="1956F99F" w14:textId="540F1213" w:rsidR="71672346" w:rsidRDefault="71672346" w:rsidP="4DD892C2">
      <w:pPr>
        <w:rPr>
          <w:b/>
          <w:bCs/>
        </w:rPr>
      </w:pPr>
      <w:r w:rsidRPr="4DD892C2">
        <w:rPr>
          <w:b/>
          <w:bCs/>
        </w:rPr>
        <w:t>If xslns do not overlap and do not have overlapping buffer zones, all xslns may be run in batch.</w:t>
      </w:r>
    </w:p>
    <w:p w14:paraId="7F27FF28" w14:textId="1A1FE5E3" w:rsidR="4DD892C2" w:rsidRDefault="4DD892C2" w:rsidP="4DD892C2">
      <w:pPr>
        <w:rPr>
          <w:b/>
          <w:bCs/>
        </w:rPr>
      </w:pPr>
    </w:p>
    <w:p w14:paraId="1694855A" w14:textId="77777777" w:rsidR="00C04990" w:rsidRPr="00183205" w:rsidRDefault="00C04990" w:rsidP="00C04990">
      <w:pPr>
        <w:pStyle w:val="Heading4"/>
      </w:pPr>
      <w:r w:rsidRPr="00183205">
        <w:t>Parameters</w:t>
      </w:r>
    </w:p>
    <w:p w14:paraId="761EFD24" w14:textId="43330B1C" w:rsidR="00C04990" w:rsidRPr="00292F5A" w:rsidRDefault="00C04990" w:rsidP="00C04990">
      <w:pPr>
        <w:pStyle w:val="ListParagraph"/>
        <w:numPr>
          <w:ilvl w:val="0"/>
          <w:numId w:val="7"/>
        </w:numPr>
      </w:pPr>
      <w:r>
        <w:t>Output gdb location: gdb for saving output files. Use the project’s default geodatabase.</w:t>
      </w:r>
    </w:p>
    <w:p w14:paraId="575649D0" w14:textId="7F39B7CF" w:rsidR="00C04990" w:rsidRDefault="111B2D6E" w:rsidP="00C04990">
      <w:pPr>
        <w:pStyle w:val="ListParagraph"/>
        <w:numPr>
          <w:ilvl w:val="0"/>
          <w:numId w:val="7"/>
        </w:numPr>
        <w:rPr>
          <w:ins w:id="178" w:author="Fielding, Ellen (DNR)" w:date="2024-07-24T12:50:00Z"/>
        </w:rPr>
      </w:pPr>
      <w:commentRangeStart w:id="179"/>
      <w:ins w:id="180" w:author="Fielding, Ellen (DNR)" w:date="2024-07-24T12:51:00Z">
        <w:r>
          <w:t>Cross section</w:t>
        </w:r>
      </w:ins>
      <w:ins w:id="181" w:author="Fielding, Ellen (DNR)" w:date="2024-07-24T12:50:00Z">
        <w:r>
          <w:t xml:space="preserve"> line file </w:t>
        </w:r>
      </w:ins>
      <w:ins w:id="182" w:author="Fielding, Ellen (DNR)" w:date="2024-07-24T12:51:00Z">
        <w:r>
          <w:t>(mapview)</w:t>
        </w:r>
      </w:ins>
      <w:commentRangeEnd w:id="179"/>
      <w:r w:rsidR="00C04990">
        <w:rPr>
          <w:rStyle w:val="CommentReference"/>
        </w:rPr>
        <w:commentReference w:id="179"/>
      </w:r>
      <w:ins w:id="183" w:author="Fielding, Ellen (DNR)" w:date="2024-07-24T12:51:00Z">
        <w:r>
          <w:t xml:space="preserve"> </w:t>
        </w:r>
      </w:ins>
      <w:ins w:id="184" w:author="Fielding, Ellen (DNR)" w:date="2024-07-24T12:50:00Z">
        <w:r>
          <w:t xml:space="preserve">(xsln): cross section lines in map view. MUST have " xsec_id" field. </w:t>
        </w:r>
      </w:ins>
    </w:p>
    <w:p w14:paraId="1DE23B53" w14:textId="3179BA30" w:rsidR="00C04990" w:rsidRDefault="00C04990" w:rsidP="00C04990">
      <w:pPr>
        <w:pStyle w:val="ListParagraph"/>
        <w:numPr>
          <w:ilvl w:val="0"/>
          <w:numId w:val="7"/>
        </w:numPr>
      </w:pPr>
      <w:r>
        <w:t xml:space="preserve">Buffer distance: </w:t>
      </w:r>
      <w:r w:rsidR="00C86AA0">
        <w:t xml:space="preserve"> must match value used in Get CWI Data tool</w:t>
      </w:r>
    </w:p>
    <w:p w14:paraId="0B0AB2B3" w14:textId="77777777" w:rsidR="00C04990" w:rsidRDefault="00C04990" w:rsidP="00C04990">
      <w:pPr>
        <w:pStyle w:val="ListParagraph"/>
        <w:numPr>
          <w:ilvl w:val="1"/>
          <w:numId w:val="7"/>
        </w:numPr>
      </w:pPr>
      <w:r>
        <w:t>Don’t use any greater distance than ½ mile or 805 meters.</w:t>
      </w:r>
    </w:p>
    <w:p w14:paraId="68E31CEE" w14:textId="454484E7" w:rsidR="002465B5" w:rsidRDefault="002465B5" w:rsidP="002465B5">
      <w:pPr>
        <w:pStyle w:val="ListParagraph"/>
        <w:numPr>
          <w:ilvl w:val="0"/>
          <w:numId w:val="7"/>
        </w:numPr>
      </w:pPr>
      <w:r>
        <w:t xml:space="preserve">DEM </w:t>
      </w:r>
      <w:r w:rsidR="43C28957">
        <w:t>(land surface)</w:t>
      </w:r>
      <w:r>
        <w:t xml:space="preserve"> must be:</w:t>
      </w:r>
    </w:p>
    <w:p w14:paraId="6676239D" w14:textId="38BF3620" w:rsidR="002465B5" w:rsidRDefault="002465B5" w:rsidP="002465B5">
      <w:pPr>
        <w:pStyle w:val="ListParagraph"/>
        <w:numPr>
          <w:ilvl w:val="1"/>
          <w:numId w:val="7"/>
        </w:numPr>
      </w:pPr>
      <w:r>
        <w:t>1 or 3 meter resolution</w:t>
      </w:r>
    </w:p>
    <w:p w14:paraId="284E0DDA" w14:textId="77777777" w:rsidR="002465B5" w:rsidRDefault="002465B5" w:rsidP="002465B5">
      <w:pPr>
        <w:pStyle w:val="ListParagraph"/>
        <w:numPr>
          <w:ilvl w:val="1"/>
          <w:numId w:val="7"/>
        </w:numPr>
      </w:pPr>
      <w:r>
        <w:t>The vertical values are in feet</w:t>
      </w:r>
    </w:p>
    <w:p w14:paraId="5576356B" w14:textId="04F93CB6" w:rsidR="002465B5" w:rsidRDefault="002465B5" w:rsidP="002465B5">
      <w:pPr>
        <w:pStyle w:val="ListParagraph"/>
        <w:numPr>
          <w:ilvl w:val="1"/>
          <w:numId w:val="7"/>
        </w:numPr>
      </w:pPr>
      <w:r>
        <w:t>A “Data Service” layer</w:t>
      </w:r>
    </w:p>
    <w:p w14:paraId="1382EA8E" w14:textId="058A5F9C" w:rsidR="5A711B24" w:rsidRDefault="002465B5" w:rsidP="00A5379D">
      <w:pPr>
        <w:pStyle w:val="ListParagraph"/>
        <w:numPr>
          <w:ilvl w:val="1"/>
          <w:numId w:val="7"/>
        </w:numPr>
        <w:rPr>
          <w:b/>
        </w:rPr>
      </w:pPr>
      <w:r w:rsidRPr="360312D2">
        <w:rPr>
          <w:b/>
        </w:rPr>
        <w:t>Renamed to exactly “dem”</w:t>
      </w:r>
    </w:p>
    <w:p w14:paraId="347644CF" w14:textId="4A696DC0" w:rsidR="00C04990" w:rsidRPr="00183205" w:rsidRDefault="400ED15F" w:rsidP="00C04990">
      <w:pPr>
        <w:pStyle w:val="Heading4"/>
      </w:pPr>
      <w:r>
        <w:t>Output</w:t>
      </w:r>
    </w:p>
    <w:p w14:paraId="383A937D" w14:textId="3F873DF7" w:rsidR="00C04990" w:rsidRDefault="00C04990" w:rsidP="00C04990">
      <w:pPr>
        <w:pStyle w:val="ListParagraph"/>
      </w:pPr>
      <w:r>
        <w:t>Wwpt</w:t>
      </w:r>
      <w:r w:rsidR="00B81B5B">
        <w:t>_unloc</w:t>
      </w:r>
      <w:r>
        <w:t>: mapview well points within the buffer area for all xslns</w:t>
      </w:r>
    </w:p>
    <w:p w14:paraId="367CDD12" w14:textId="670A8060" w:rsidR="00C04990" w:rsidRDefault="00C04990" w:rsidP="00B81B5B">
      <w:pPr>
        <w:pStyle w:val="ListParagraph"/>
      </w:pPr>
      <w:r>
        <w:t>Xsln_buffer: polygon showing buffer area around each xsln</w:t>
      </w:r>
    </w:p>
    <w:p w14:paraId="6F39CC02" w14:textId="7EFC3246" w:rsidR="00C04990" w:rsidRDefault="00C04990" w:rsidP="00C04990">
      <w:pPr>
        <w:pStyle w:val="ListParagraph"/>
      </w:pPr>
      <w:r>
        <w:t>Data tables for wwpt</w:t>
      </w:r>
      <w:r w:rsidR="00606217">
        <w:t>_unloc</w:t>
      </w:r>
      <w:r>
        <w:t xml:space="preserve"> wells:</w:t>
      </w:r>
    </w:p>
    <w:p w14:paraId="17546C14" w14:textId="70CACBC6" w:rsidR="00C04990" w:rsidRDefault="00C04990" w:rsidP="00C04990">
      <w:pPr>
        <w:pStyle w:val="ListParagraph"/>
        <w:numPr>
          <w:ilvl w:val="1"/>
          <w:numId w:val="5"/>
        </w:numPr>
      </w:pPr>
      <w:r>
        <w:t>Cons_</w:t>
      </w:r>
      <w:r w:rsidR="00E14F62">
        <w:t>unloc</w:t>
      </w:r>
      <w:r>
        <w:t>: construction data, if available</w:t>
      </w:r>
    </w:p>
    <w:p w14:paraId="1CC2FEC7" w14:textId="2EF84C6A" w:rsidR="00C04990" w:rsidRDefault="00C04990" w:rsidP="00C04990">
      <w:pPr>
        <w:pStyle w:val="ListParagraph"/>
        <w:numPr>
          <w:ilvl w:val="1"/>
          <w:numId w:val="5"/>
        </w:numPr>
      </w:pPr>
      <w:r>
        <w:t>Strat_</w:t>
      </w:r>
      <w:r w:rsidR="00E14F62">
        <w:t>unloc</w:t>
      </w:r>
      <w:r>
        <w:t>: stratigraphy and lithology data, if available</w:t>
      </w:r>
    </w:p>
    <w:p w14:paraId="7FB4E504" w14:textId="52241FD8" w:rsidR="00C04990" w:rsidRDefault="00C04990" w:rsidP="00C04990">
      <w:pPr>
        <w:pStyle w:val="ListParagraph"/>
        <w:numPr>
          <w:ilvl w:val="1"/>
          <w:numId w:val="5"/>
        </w:numPr>
      </w:pPr>
      <w:r>
        <w:t>D</w:t>
      </w:r>
      <w:r w:rsidR="00F85F47">
        <w:t>pl</w:t>
      </w:r>
      <w:r>
        <w:t>_</w:t>
      </w:r>
      <w:r w:rsidR="00E14F62">
        <w:t>unloc</w:t>
      </w:r>
      <w:r>
        <w:t>: drop pipe length, if available</w:t>
      </w:r>
    </w:p>
    <w:p w14:paraId="271545C2" w14:textId="19940D45" w:rsidR="00B81B5B" w:rsidRDefault="00B81B5B" w:rsidP="00C04990">
      <w:pPr>
        <w:pStyle w:val="ListParagraph"/>
        <w:numPr>
          <w:ilvl w:val="1"/>
          <w:numId w:val="5"/>
        </w:numPr>
      </w:pPr>
      <w:r>
        <w:t>Swl_</w:t>
      </w:r>
      <w:r w:rsidR="00E14F62">
        <w:t>unloc</w:t>
      </w:r>
      <w:r>
        <w:t xml:space="preserve">: static water </w:t>
      </w:r>
      <w:r w:rsidR="00E14F62">
        <w:t xml:space="preserve">level </w:t>
      </w:r>
      <w:r>
        <w:t>data, if available</w:t>
      </w:r>
    </w:p>
    <w:p w14:paraId="59C2CAA7" w14:textId="77777777" w:rsidR="00C04990" w:rsidRPr="00AE67DF" w:rsidRDefault="00C04990" w:rsidP="00C04990">
      <w:pPr>
        <w:pStyle w:val="Heading5"/>
      </w:pPr>
      <w:r w:rsidRPr="00AE67DF">
        <w:t>Troubleshooting</w:t>
      </w:r>
    </w:p>
    <w:p w14:paraId="70BB93AF" w14:textId="77777777" w:rsidR="003007CE" w:rsidRDefault="00C04990" w:rsidP="003007CE">
      <w:pPr>
        <w:pStyle w:val="ListParagraph"/>
        <w:numPr>
          <w:ilvl w:val="0"/>
          <w:numId w:val="28"/>
        </w:numPr>
      </w:pPr>
      <w:r>
        <w:t>If it fails because “input dataset does not exist or is not supported”</w:t>
      </w:r>
    </w:p>
    <w:p w14:paraId="00E431B9" w14:textId="5B2FCB23" w:rsidR="003007CE" w:rsidRDefault="003007CE" w:rsidP="003007CE">
      <w:pPr>
        <w:pStyle w:val="ListParagraph"/>
        <w:numPr>
          <w:ilvl w:val="1"/>
          <w:numId w:val="28"/>
        </w:numPr>
      </w:pPr>
      <w:r>
        <w:t>First, make sure you are connected to the V: drive.</w:t>
      </w:r>
    </w:p>
    <w:p w14:paraId="1481F806" w14:textId="301D2DBA" w:rsidR="0092447C" w:rsidRDefault="00073210" w:rsidP="0092447C">
      <w:pPr>
        <w:pStyle w:val="ListParagraph"/>
        <w:numPr>
          <w:ilvl w:val="0"/>
          <w:numId w:val="28"/>
        </w:numPr>
      </w:pPr>
      <w:r>
        <w:t>Tool will fail if there are no un</w:t>
      </w:r>
      <w:r w:rsidR="0058580E">
        <w:t>verified</w:t>
      </w:r>
      <w:r>
        <w:t xml:space="preserve"> wells within buffer distance</w:t>
      </w:r>
    </w:p>
    <w:p w14:paraId="2A0E5CE6" w14:textId="60E247B7" w:rsidR="00392FB4" w:rsidRDefault="00392FB4" w:rsidP="00392FB4">
      <w:pPr>
        <w:pStyle w:val="ListParagraph"/>
        <w:numPr>
          <w:ilvl w:val="1"/>
          <w:numId w:val="28"/>
        </w:numPr>
      </w:pPr>
      <w:r>
        <w:t xml:space="preserve">Increase buffer distance to grab wells of </w:t>
      </w:r>
      <w:r w:rsidR="008E182F">
        <w:t>interest</w:t>
      </w:r>
      <w:r w:rsidR="0095665E">
        <w:t xml:space="preserve">, then </w:t>
      </w:r>
      <w:r w:rsidR="008E182F">
        <w:t>remove extra wells</w:t>
      </w:r>
      <w:r w:rsidR="004C2263">
        <w:t xml:space="preserve"> from</w:t>
      </w:r>
      <w:r w:rsidR="0095665E">
        <w:t xml:space="preserve"> </w:t>
      </w:r>
      <w:r w:rsidR="0045684F">
        <w:t>XX_</w:t>
      </w:r>
      <w:r w:rsidR="0095665E">
        <w:t>unloc</w:t>
      </w:r>
      <w:r w:rsidR="004C2263">
        <w:t xml:space="preserve"> tables</w:t>
      </w:r>
    </w:p>
    <w:p w14:paraId="4496BFFC" w14:textId="77777777" w:rsidR="000D71EC" w:rsidRPr="000D71EC" w:rsidRDefault="000D71EC" w:rsidP="00EA2B33"/>
    <w:p w14:paraId="47303536" w14:textId="78266F4B" w:rsidR="00885BB8" w:rsidRPr="00B80F68" w:rsidRDefault="00885BB8" w:rsidP="5A96A18D">
      <w:pPr>
        <w:pStyle w:val="Heading3"/>
        <w:rPr>
          <w:b w:val="0"/>
        </w:rPr>
      </w:pPr>
      <w:bookmarkStart w:id="185" w:name="_Toc1592415816"/>
      <w:r>
        <w:t>3 Clean Unloc CWI Data</w:t>
      </w:r>
      <w:bookmarkEnd w:id="185"/>
    </w:p>
    <w:p w14:paraId="1F763F0C" w14:textId="1C7EE3CD" w:rsidR="00885BB8" w:rsidRPr="00B80F68" w:rsidRDefault="00885BB8" w:rsidP="00885BB8">
      <w:r w:rsidRPr="00183205">
        <w:t xml:space="preserve">This tool </w:t>
      </w:r>
      <w:r>
        <w:t>cleans and formats the unlocated well construction, static water level, and drop pipe CWI data by removing unnecessary fields and records and converts the swl_unloc and d</w:t>
      </w:r>
      <w:r w:rsidR="007520C5">
        <w:t>pl</w:t>
      </w:r>
      <w:r>
        <w:t>_unloc tables to point files.</w:t>
      </w:r>
    </w:p>
    <w:p w14:paraId="165D6E74" w14:textId="77777777" w:rsidR="00885BB8" w:rsidRPr="00183205" w:rsidRDefault="00885BB8" w:rsidP="00885BB8">
      <w:pPr>
        <w:pStyle w:val="Heading4"/>
      </w:pPr>
      <w:r w:rsidRPr="00183205">
        <w:t>Parameters</w:t>
      </w:r>
    </w:p>
    <w:p w14:paraId="1963095F" w14:textId="06A3C016" w:rsidR="00885BB8" w:rsidRPr="00292F5A" w:rsidRDefault="00885BB8" w:rsidP="00885BB8">
      <w:pPr>
        <w:pStyle w:val="ListParagraph"/>
        <w:numPr>
          <w:ilvl w:val="0"/>
          <w:numId w:val="7"/>
        </w:numPr>
      </w:pPr>
      <w:commentRangeStart w:id="186"/>
      <w:r>
        <w:t xml:space="preserve">Output </w:t>
      </w:r>
      <w:ins w:id="187" w:author="Fielding, Ellen (DNR)" w:date="2024-07-24T12:57:00Z">
        <w:r w:rsidR="650269D2">
          <w:t>workspace (</w:t>
        </w:r>
      </w:ins>
      <w:r>
        <w:t>gdb location</w:t>
      </w:r>
      <w:ins w:id="188" w:author="Fielding, Ellen (DNR)" w:date="2024-07-24T12:57:00Z">
        <w:r w:rsidR="04DB2BE0">
          <w:t>)</w:t>
        </w:r>
      </w:ins>
      <w:r>
        <w:t>: gdb for saving output files. Use the project’s default geodatabase.</w:t>
      </w:r>
    </w:p>
    <w:p w14:paraId="076B41F4" w14:textId="20B8A35A" w:rsidR="00885BB8" w:rsidRPr="00292F5A" w:rsidRDefault="797AEF09" w:rsidP="00885BB8">
      <w:pPr>
        <w:pStyle w:val="ListParagraph"/>
        <w:numPr>
          <w:ilvl w:val="0"/>
          <w:numId w:val="7"/>
        </w:numPr>
      </w:pPr>
      <w:ins w:id="189" w:author="Fielding, Ellen (DNR)" w:date="2024-07-24T12:57:00Z">
        <w:r>
          <w:t>Construction Table (</w:t>
        </w:r>
      </w:ins>
      <w:r w:rsidR="007520C5">
        <w:t>c</w:t>
      </w:r>
      <w:r w:rsidR="00885BB8">
        <w:t>ons_</w:t>
      </w:r>
      <w:r w:rsidR="007C1A6E">
        <w:t>unloc</w:t>
      </w:r>
      <w:ins w:id="190" w:author="Fielding, Ellen (DNR)" w:date="2024-07-24T12:57:00Z">
        <w:r w:rsidR="3EB1A358">
          <w:t>)</w:t>
        </w:r>
      </w:ins>
      <w:r w:rsidR="00885BB8">
        <w:t xml:space="preserve"> </w:t>
      </w:r>
      <w:del w:id="191" w:author="Fielding, Ellen (DNR)" w:date="2024-07-24T12:57:00Z">
        <w:r w:rsidDel="797AEF09">
          <w:delText>table</w:delText>
        </w:r>
      </w:del>
      <w:r w:rsidR="00885BB8">
        <w:t xml:space="preserve">: construction data table produced by Get </w:t>
      </w:r>
      <w:r w:rsidR="001771EC">
        <w:t xml:space="preserve">Unloc </w:t>
      </w:r>
      <w:r w:rsidR="00885BB8">
        <w:t>CWI Data tool.</w:t>
      </w:r>
    </w:p>
    <w:p w14:paraId="38CDE936" w14:textId="299FAE85" w:rsidR="00885BB8" w:rsidRDefault="4D2F596F" w:rsidP="00885BB8">
      <w:pPr>
        <w:pStyle w:val="ListParagraph"/>
        <w:numPr>
          <w:ilvl w:val="0"/>
          <w:numId w:val="7"/>
        </w:numPr>
      </w:pPr>
      <w:ins w:id="192" w:author="Fielding, Ellen (DNR)" w:date="2024-07-24T12:57:00Z">
        <w:r>
          <w:t xml:space="preserve">Drop </w:t>
        </w:r>
      </w:ins>
      <w:ins w:id="193" w:author="Fielding, Ellen (DNR)" w:date="2024-07-24T12:58:00Z">
        <w:r>
          <w:t>pipe table (</w:t>
        </w:r>
      </w:ins>
      <w:r w:rsidR="007520C5">
        <w:t>dpl</w:t>
      </w:r>
      <w:r w:rsidR="00885BB8">
        <w:t>_</w:t>
      </w:r>
      <w:r w:rsidR="007C1A6E">
        <w:t>unloc</w:t>
      </w:r>
      <w:ins w:id="194" w:author="Fielding, Ellen (DNR)" w:date="2024-07-24T12:58:00Z">
        <w:r w:rsidR="5D299C94">
          <w:t>)</w:t>
        </w:r>
      </w:ins>
      <w:r w:rsidR="00885BB8">
        <w:t xml:space="preserve"> </w:t>
      </w:r>
      <w:del w:id="195" w:author="Fielding, Ellen (DNR)" w:date="2024-07-24T12:58:00Z">
        <w:r w:rsidDel="4D2F596F">
          <w:delText>table</w:delText>
        </w:r>
      </w:del>
      <w:r w:rsidR="00885BB8">
        <w:t xml:space="preserve">: drop pipe data table produced by Get </w:t>
      </w:r>
      <w:r w:rsidR="001771EC">
        <w:t xml:space="preserve">Unloc </w:t>
      </w:r>
      <w:r w:rsidR="00885BB8">
        <w:t>CWI Data tool.</w:t>
      </w:r>
    </w:p>
    <w:p w14:paraId="6AFA0474" w14:textId="6AFAACD1" w:rsidR="001771EC" w:rsidRDefault="20A2F340" w:rsidP="001771EC">
      <w:pPr>
        <w:pStyle w:val="ListParagraph"/>
        <w:numPr>
          <w:ilvl w:val="0"/>
          <w:numId w:val="7"/>
        </w:numPr>
      </w:pPr>
      <w:ins w:id="196" w:author="Fielding, Ellen (DNR)" w:date="2024-07-24T12:58:00Z">
        <w:r>
          <w:t>Static Water Level Table (</w:t>
        </w:r>
      </w:ins>
      <w:r w:rsidR="007520C5">
        <w:t>s</w:t>
      </w:r>
      <w:r w:rsidR="001771EC">
        <w:t>wl_unloc</w:t>
      </w:r>
      <w:ins w:id="197" w:author="Fielding, Ellen (DNR)" w:date="2024-07-24T12:58:00Z">
        <w:r w:rsidR="68F2FA42">
          <w:t>)</w:t>
        </w:r>
      </w:ins>
      <w:r w:rsidR="001771EC">
        <w:t xml:space="preserve"> </w:t>
      </w:r>
      <w:del w:id="198" w:author="Fielding, Ellen (DNR)" w:date="2024-07-24T12:58:00Z">
        <w:r w:rsidDel="20A2F340">
          <w:delText>table</w:delText>
        </w:r>
      </w:del>
      <w:r w:rsidR="001771EC">
        <w:t>: static water level data table produced by Get Unloc CWI Data tool.</w:t>
      </w:r>
    </w:p>
    <w:p w14:paraId="337A20F0" w14:textId="0AC8F730" w:rsidR="00F03EB5" w:rsidRPr="00292F5A" w:rsidRDefault="5E276516" w:rsidP="001771EC">
      <w:pPr>
        <w:pStyle w:val="ListParagraph"/>
        <w:numPr>
          <w:ilvl w:val="0"/>
          <w:numId w:val="7"/>
        </w:numPr>
      </w:pPr>
      <w:ins w:id="199" w:author="Fielding, Ellen (DNR)" w:date="2024-07-24T12:59:00Z">
        <w:r>
          <w:t>Strat Table (</w:t>
        </w:r>
      </w:ins>
      <w:r w:rsidR="007520C5">
        <w:t>s</w:t>
      </w:r>
      <w:r w:rsidR="00F03EB5">
        <w:t>trat_unloc</w:t>
      </w:r>
      <w:ins w:id="200" w:author="Fielding, Ellen (DNR)" w:date="2024-07-24T12:59:00Z">
        <w:r w:rsidR="44D39B5A">
          <w:t>)</w:t>
        </w:r>
      </w:ins>
      <w:r w:rsidR="00F03EB5">
        <w:t xml:space="preserve"> </w:t>
      </w:r>
      <w:del w:id="201" w:author="Fielding, Ellen (DNR)" w:date="2024-07-24T13:00:00Z">
        <w:r w:rsidDel="5E276516">
          <w:delText>table</w:delText>
        </w:r>
      </w:del>
      <w:r w:rsidR="00F03EB5">
        <w:t>: strat/lith table produced by Get Unloc CWI Data tool.</w:t>
      </w:r>
      <w:commentRangeEnd w:id="186"/>
      <w:r>
        <w:rPr>
          <w:rStyle w:val="CommentReference"/>
        </w:rPr>
        <w:commentReference w:id="186"/>
      </w:r>
    </w:p>
    <w:p w14:paraId="21FDE716" w14:textId="77777777" w:rsidR="00885BB8" w:rsidRPr="00183205" w:rsidRDefault="00885BB8" w:rsidP="00885BB8">
      <w:pPr>
        <w:pStyle w:val="Heading4"/>
      </w:pPr>
      <w:r w:rsidRPr="00183205">
        <w:t>Output</w:t>
      </w:r>
    </w:p>
    <w:p w14:paraId="2497060B" w14:textId="592CB029" w:rsidR="00885BB8" w:rsidRDefault="007520C5" w:rsidP="00885BB8">
      <w:pPr>
        <w:pStyle w:val="ListParagraph"/>
      </w:pPr>
      <w:r>
        <w:t>c</w:t>
      </w:r>
      <w:r w:rsidR="00885BB8">
        <w:t>ons_</w:t>
      </w:r>
      <w:r w:rsidR="00D13C15">
        <w:t>unloc</w:t>
      </w:r>
      <w:r w:rsidR="00885BB8">
        <w:t xml:space="preserve">_clean: </w:t>
      </w:r>
      <w:r w:rsidR="008172BD">
        <w:t>construction data table with only casing, screen, and open hole data (grout records as wells as extra fields removed)</w:t>
      </w:r>
    </w:p>
    <w:p w14:paraId="4E8243E5" w14:textId="40C44315" w:rsidR="00265B1E" w:rsidRDefault="007520C5" w:rsidP="00265B1E">
      <w:pPr>
        <w:pStyle w:val="ListParagraph"/>
      </w:pPr>
      <w:r>
        <w:t>s</w:t>
      </w:r>
      <w:r w:rsidR="00265B1E">
        <w:t>trat_unloc_clean: strat data table with required fields added, extras removed</w:t>
      </w:r>
    </w:p>
    <w:p w14:paraId="50CF9FAC" w14:textId="3551EDD6" w:rsidR="00885BB8" w:rsidRDefault="00885BB8" w:rsidP="00885BB8">
      <w:pPr>
        <w:pStyle w:val="ListParagraph"/>
      </w:pPr>
      <w:r>
        <w:t>dpl_</w:t>
      </w:r>
      <w:r w:rsidR="00D13C15">
        <w:t>unloc</w:t>
      </w:r>
      <w:r w:rsidR="007520C5">
        <w:t>_clean</w:t>
      </w:r>
      <w:r>
        <w:t>: drop pipe mapview point feature class</w:t>
      </w:r>
    </w:p>
    <w:p w14:paraId="482D74DB" w14:textId="77777777" w:rsidR="00885BB8" w:rsidRDefault="00885BB8" w:rsidP="00885BB8">
      <w:pPr>
        <w:pStyle w:val="ListParagraph"/>
        <w:numPr>
          <w:ilvl w:val="1"/>
          <w:numId w:val="5"/>
        </w:numPr>
      </w:pPr>
      <w:r>
        <w:t>Note: records without dropp_len values are included in the output table</w:t>
      </w:r>
    </w:p>
    <w:p w14:paraId="01795F6A" w14:textId="130CB8A9" w:rsidR="00D13C15" w:rsidRDefault="00D13C15" w:rsidP="00D13C15">
      <w:pPr>
        <w:pStyle w:val="ListParagraph"/>
      </w:pPr>
      <w:r>
        <w:t>swl_unloc</w:t>
      </w:r>
      <w:r w:rsidR="007520C5">
        <w:t>_clean</w:t>
      </w:r>
      <w:r>
        <w:t>: static water level mapview point feature class</w:t>
      </w:r>
    </w:p>
    <w:p w14:paraId="12E8DA91" w14:textId="77777777" w:rsidR="00885BB8" w:rsidRPr="00AE67DF" w:rsidRDefault="00885BB8" w:rsidP="00885BB8">
      <w:pPr>
        <w:pStyle w:val="Heading5"/>
      </w:pPr>
      <w:r w:rsidRPr="00AE67DF">
        <w:t>Troubleshooting</w:t>
      </w:r>
    </w:p>
    <w:p w14:paraId="0A159A76" w14:textId="77777777" w:rsidR="00885BB8" w:rsidRPr="00CF7CA8" w:rsidRDefault="00885BB8" w:rsidP="00885BB8">
      <w:pPr>
        <w:pStyle w:val="ListParagraph"/>
      </w:pPr>
      <w:r>
        <w:t>WARNING: “Certain rows set to NULL due to error while evaluating python expression: TypeError: unsupported operand type(s) for -: 'float' and 'NoneType'”</w:t>
      </w:r>
    </w:p>
    <w:p w14:paraId="79D353AA" w14:textId="77777777" w:rsidR="00885BB8" w:rsidRPr="00CF7CA8" w:rsidRDefault="00885BB8" w:rsidP="00885BB8">
      <w:pPr>
        <w:pStyle w:val="ListParagraph"/>
        <w:numPr>
          <w:ilvl w:val="1"/>
          <w:numId w:val="5"/>
        </w:numPr>
      </w:pPr>
      <w:r w:rsidRPr="00CF7CA8">
        <w:t>Translation: Record in ‘to_depth’ field is null, resulting in null values in ‘elev_bot’ field.</w:t>
      </w:r>
    </w:p>
    <w:p w14:paraId="3B3DA6CE" w14:textId="1916E494" w:rsidR="00885BB8" w:rsidRDefault="00885BB8" w:rsidP="00885BB8">
      <w:pPr>
        <w:pStyle w:val="ListParagraph"/>
        <w:numPr>
          <w:ilvl w:val="1"/>
          <w:numId w:val="5"/>
        </w:numPr>
      </w:pPr>
      <w:r w:rsidRPr="00CF7CA8">
        <w:t>Fix: populate null values in ‘from_depth’ and ‘to_depth’ fields in cons table, then rerun tool.</w:t>
      </w:r>
    </w:p>
    <w:p w14:paraId="3AABD855" w14:textId="252C5BDA" w:rsidR="00031157" w:rsidRDefault="00031157" w:rsidP="00031157">
      <w:pPr>
        <w:pStyle w:val="Heading3"/>
      </w:pPr>
      <w:bookmarkStart w:id="202" w:name="_Toc1261058202"/>
      <w:commentRangeStart w:id="203"/>
      <w:r>
        <w:t>4 Make Unloc Lixpy Diagrams</w:t>
      </w:r>
      <w:bookmarkEnd w:id="202"/>
      <w:commentRangeEnd w:id="203"/>
      <w:r w:rsidR="00964CD1">
        <w:rPr>
          <w:rStyle w:val="CommentReference"/>
          <w:rFonts w:ascii="Calibri" w:eastAsia="Times New Roman" w:hAnsi="Calibri" w:cs="Times New Roman"/>
          <w:b w:val="0"/>
          <w:color w:val="auto"/>
        </w:rPr>
        <w:commentReference w:id="203"/>
      </w:r>
    </w:p>
    <w:p w14:paraId="6D971862" w14:textId="30EF940C" w:rsidR="00031157" w:rsidRPr="00AE67DF" w:rsidRDefault="00031157" w:rsidP="00031157">
      <w:pPr>
        <w:rPr>
          <w:b/>
          <w:bCs/>
        </w:rPr>
      </w:pPr>
      <w:r>
        <w:t xml:space="preserve">This tool creates well stick diagrams (lixpys) </w:t>
      </w:r>
      <w:r w:rsidR="000B40DC">
        <w:t xml:space="preserve">for </w:t>
      </w:r>
      <w:r w:rsidR="000B40DC" w:rsidRPr="003576DB">
        <w:rPr>
          <w:u w:val="single"/>
        </w:rPr>
        <w:t>unverified</w:t>
      </w:r>
      <w:r w:rsidR="000B40DC">
        <w:t xml:space="preserve"> location wells </w:t>
      </w:r>
      <w:r>
        <w:t>based on a stratigraphy and lithology table (strat, lith), well point location feature class (wwpt</w:t>
      </w:r>
      <w:r w:rsidR="00D328A5">
        <w:t>_unloc</w:t>
      </w:r>
      <w:r>
        <w:t>), and mapview cross section line file (xsln).</w:t>
      </w:r>
      <w:r>
        <w:rPr>
          <w:b/>
          <w:bCs/>
        </w:rPr>
        <w:t xml:space="preserve"> </w:t>
      </w:r>
      <w:r>
        <w:t xml:space="preserve">This tool </w:t>
      </w:r>
      <w:del w:id="204" w:author="Fielding, Ellen (DNR) [2]" w:date="2024-07-29T11:13:00Z">
        <w:r w:rsidDel="00CA3EB2">
          <w:delText xml:space="preserve">make </w:delText>
        </w:r>
      </w:del>
      <w:ins w:id="205" w:author="Fielding, Ellen (DNR) [2]" w:date="2024-07-29T11:13:00Z">
        <w:r w:rsidR="00CA3EB2">
          <w:t xml:space="preserve">may </w:t>
        </w:r>
      </w:ins>
      <w:r>
        <w:t>take some time depending on number of strat records.</w:t>
      </w:r>
    </w:p>
    <w:p w14:paraId="588F49D5" w14:textId="77777777" w:rsidR="00031157" w:rsidRDefault="00031157" w:rsidP="00031157">
      <w:pPr>
        <w:pStyle w:val="Heading4"/>
      </w:pPr>
      <w:r>
        <w:t>Parameters</w:t>
      </w:r>
    </w:p>
    <w:p w14:paraId="0C104F51" w14:textId="77777777" w:rsidR="00031157" w:rsidRPr="001C5769" w:rsidRDefault="00031157" w:rsidP="00031157">
      <w:pPr>
        <w:pStyle w:val="ListParagraph"/>
      </w:pPr>
      <w:r>
        <w:t>Output geodatabase: gdb location for saving output files.</w:t>
      </w:r>
    </w:p>
    <w:p w14:paraId="68BF8F38" w14:textId="62F1B805" w:rsidR="00031157" w:rsidRPr="001C5769" w:rsidRDefault="00031157" w:rsidP="00031157">
      <w:pPr>
        <w:pStyle w:val="ListParagraph"/>
      </w:pPr>
      <w:r>
        <w:t>S</w:t>
      </w:r>
      <w:ins w:id="206" w:author="Fielding, Ellen (DNR)" w:date="2024-07-24T10:10:00Z">
        <w:r w:rsidR="00045064">
          <w:t>tratigraphy</w:t>
        </w:r>
        <w:r w:rsidR="00E409C1">
          <w:t xml:space="preserve"> Table (s</w:t>
        </w:r>
      </w:ins>
      <w:r>
        <w:t>trat_</w:t>
      </w:r>
      <w:r w:rsidR="00D56218">
        <w:t>unloc_clean</w:t>
      </w:r>
      <w:ins w:id="207" w:author="Fielding, Ellen (DNR)" w:date="2024-07-24T10:10:00Z">
        <w:r w:rsidR="00E409C1">
          <w:t>)</w:t>
        </w:r>
      </w:ins>
      <w:del w:id="208" w:author="Fielding, Ellen (DNR)" w:date="2024-07-24T10:10:00Z">
        <w:r w:rsidDel="00E409C1">
          <w:delText xml:space="preserve"> table</w:delText>
        </w:r>
      </w:del>
      <w:r>
        <w:t xml:space="preserve">: gdb table that contains </w:t>
      </w:r>
      <w:r w:rsidR="00D56218">
        <w:t xml:space="preserve">cleaned </w:t>
      </w:r>
      <w:r>
        <w:t>stratigraphy and lithology data.</w:t>
      </w:r>
    </w:p>
    <w:p w14:paraId="17E64B69" w14:textId="073DEF93" w:rsidR="00031157" w:rsidRPr="001C5769" w:rsidRDefault="00031157" w:rsidP="00031157">
      <w:pPr>
        <w:pStyle w:val="ListParagraph"/>
      </w:pPr>
      <w:r>
        <w:t>Well point file (wwpt</w:t>
      </w:r>
      <w:r w:rsidR="00D56218">
        <w:t>_unloc</w:t>
      </w:r>
      <w:r>
        <w:t xml:space="preserve">): point feature class that contains </w:t>
      </w:r>
      <w:r w:rsidR="00D56218">
        <w:t xml:space="preserve">unverified </w:t>
      </w:r>
      <w:r>
        <w:t>well locations.</w:t>
      </w:r>
    </w:p>
    <w:p w14:paraId="78E7BC7B" w14:textId="4B6CA91F" w:rsidR="00031157" w:rsidRPr="001C5769" w:rsidRDefault="006450F2" w:rsidP="00031157">
      <w:pPr>
        <w:pStyle w:val="ListParagraph"/>
      </w:pPr>
      <w:ins w:id="209" w:author="Fielding, Ellen (DNR)" w:date="2024-07-24T10:13:00Z">
        <w:r>
          <w:lastRenderedPageBreak/>
          <w:t>Cross section line file (</w:t>
        </w:r>
      </w:ins>
      <w:r w:rsidR="00031157">
        <w:t>Mapview</w:t>
      </w:r>
      <w:ins w:id="210" w:author="Fielding, Ellen (DNR)" w:date="2024-07-24T10:13:00Z">
        <w:r w:rsidR="007E244A">
          <w:t>)</w:t>
        </w:r>
      </w:ins>
      <w:r w:rsidR="00031157">
        <w:t xml:space="preserve"> </w:t>
      </w:r>
      <w:del w:id="211" w:author="Fielding, Ellen (DNR)" w:date="2024-07-24T10:13:00Z">
        <w:r w:rsidR="00031157" w:rsidDel="00463A89">
          <w:delText xml:space="preserve">cross section line file </w:delText>
        </w:r>
      </w:del>
      <w:r w:rsidR="00031157">
        <w:t>(xsln</w:t>
      </w:r>
      <w:r w:rsidR="00176E43">
        <w:t>_mapview</w:t>
      </w:r>
      <w:r w:rsidR="00031157">
        <w:t>): cross section lines in map view.</w:t>
      </w:r>
    </w:p>
    <w:p w14:paraId="6D36A381" w14:textId="5B3DAAB8" w:rsidR="00031157" w:rsidRPr="001C5769" w:rsidRDefault="00031157" w:rsidP="00031157">
      <w:pPr>
        <w:pStyle w:val="ListParagraph"/>
      </w:pPr>
      <w:r>
        <w:t>Cross section ID field</w:t>
      </w:r>
      <w:ins w:id="212" w:author="Fielding, Ellen (DNR)" w:date="2024-07-24T10:13:00Z">
        <w:r w:rsidR="00E1045E">
          <w:t xml:space="preserve"> (xsec_</w:t>
        </w:r>
        <w:r w:rsidR="00F958F5">
          <w:t>id)</w:t>
        </w:r>
      </w:ins>
      <w:r>
        <w:t>: field in xsln that contains cross section number.</w:t>
      </w:r>
    </w:p>
    <w:p w14:paraId="642B908F" w14:textId="1A21C965" w:rsidR="00031157" w:rsidRPr="001C5769" w:rsidRDefault="00247939" w:rsidP="00031157">
      <w:pPr>
        <w:pStyle w:val="ListParagraph"/>
      </w:pPr>
      <w:ins w:id="213" w:author="Fielding, Ellen (DNR)" w:date="2024-07-24T10:14:00Z">
        <w:r>
          <w:t>Cross section ID field</w:t>
        </w:r>
        <w:r w:rsidR="00B70151">
          <w:t xml:space="preserve"> in well</w:t>
        </w:r>
      </w:ins>
      <w:del w:id="214" w:author="Fielding, Ellen (DNR)" w:date="2024-07-24T10:14:00Z">
        <w:r w:rsidR="00031157" w:rsidDel="00B70151">
          <w:delText>Well</w:delText>
        </w:r>
      </w:del>
      <w:r w:rsidR="00031157">
        <w:t xml:space="preserve"> point </w:t>
      </w:r>
      <w:del w:id="215" w:author="Fielding, Ellen (DNR)" w:date="2024-07-24T10:15:00Z">
        <w:r w:rsidR="00031157" w:rsidDel="0004137A">
          <w:delText>cross section ID field</w:delText>
        </w:r>
      </w:del>
      <w:ins w:id="216" w:author="Fielding, Ellen (DNR)" w:date="2024-07-24T10:15:00Z">
        <w:r w:rsidR="0004137A">
          <w:t>file</w:t>
        </w:r>
        <w:r w:rsidR="00E964CC">
          <w:t xml:space="preserve"> (</w:t>
        </w:r>
      </w:ins>
      <w:ins w:id="217" w:author="Fielding, Ellen (DNR)" w:date="2024-07-24T10:16:00Z">
        <w:r w:rsidR="004F4828">
          <w:t>xsec_id</w:t>
        </w:r>
      </w:ins>
      <w:ins w:id="218" w:author="Fielding, Ellen (DNR)" w:date="2024-07-24T10:15:00Z">
        <w:r w:rsidR="00715C5C">
          <w:t>)</w:t>
        </w:r>
      </w:ins>
      <w:r w:rsidR="00031157">
        <w:t>: field in wwpt</w:t>
      </w:r>
      <w:r w:rsidR="00D56218">
        <w:t>_unloc</w:t>
      </w:r>
      <w:r w:rsidR="00031157">
        <w:t xml:space="preserve"> that contains cross section number that matches number in xsln file.</w:t>
      </w:r>
    </w:p>
    <w:p w14:paraId="7655B229" w14:textId="10826CFD" w:rsidR="00031157" w:rsidRPr="001C5769" w:rsidRDefault="00031157" w:rsidP="00031157">
      <w:pPr>
        <w:pStyle w:val="ListParagraph"/>
      </w:pPr>
      <w:del w:id="219" w:author="Fielding, Ellen (DNR)" w:date="2024-07-24T10:20:00Z">
        <w:r w:rsidDel="00687DF6">
          <w:delText>Strat table well</w:delText>
        </w:r>
      </w:del>
      <w:ins w:id="220" w:author="Fielding, Ellen (DNR)" w:date="2024-07-24T10:20:00Z">
        <w:r w:rsidR="00687DF6">
          <w:t>Well</w:t>
        </w:r>
      </w:ins>
      <w:r>
        <w:t xml:space="preserve"> ID field</w:t>
      </w:r>
      <w:ins w:id="221" w:author="Fielding, Ellen (DNR)" w:date="2024-07-24T10:20:00Z">
        <w:r w:rsidR="00005358">
          <w:t xml:space="preserve"> in stratigraphy table (related)</w:t>
        </w:r>
      </w:ins>
      <w:r>
        <w:t>: field that is used to relate strat table and wwpt</w:t>
      </w:r>
      <w:r w:rsidR="00D56218">
        <w:t>_unloc</w:t>
      </w:r>
      <w:r>
        <w:t xml:space="preserve"> file to each other.</w:t>
      </w:r>
      <w:r w:rsidR="00D56218">
        <w:t xml:space="preserve"> </w:t>
      </w:r>
      <w:del w:id="222" w:author="Fielding, Ellen (DNR)" w:date="2024-07-24T10:21:00Z">
        <w:r w:rsidR="00D56218" w:rsidDel="00005358">
          <w:delText>(relate</w:delText>
        </w:r>
        <w:r w:rsidR="00176E43" w:rsidDel="00005358">
          <w:delText>i</w:delText>
        </w:r>
        <w:r w:rsidR="00D56218" w:rsidDel="00005358">
          <w:delText>d)</w:delText>
        </w:r>
      </w:del>
    </w:p>
    <w:p w14:paraId="50A0C488" w14:textId="06BC57BA" w:rsidR="00031157" w:rsidRPr="001C5769" w:rsidRDefault="00031157" w:rsidP="00031157">
      <w:pPr>
        <w:pStyle w:val="ListParagraph"/>
      </w:pPr>
      <w:r>
        <w:t xml:space="preserve">Well </w:t>
      </w:r>
      <w:ins w:id="223" w:author="Fielding, Ellen (DNR)" w:date="2024-07-24T10:16:00Z">
        <w:r w:rsidR="00C22A43">
          <w:t xml:space="preserve">ID field in </w:t>
        </w:r>
        <w:r w:rsidR="005A1427">
          <w:t xml:space="preserve">well </w:t>
        </w:r>
      </w:ins>
      <w:r>
        <w:t xml:space="preserve">point </w:t>
      </w:r>
      <w:del w:id="224" w:author="Fielding, Ellen (DNR)" w:date="2024-07-24T10:17:00Z">
        <w:r w:rsidDel="005A1427">
          <w:delText>well id field</w:delText>
        </w:r>
      </w:del>
      <w:ins w:id="225" w:author="Fielding, Ellen (DNR)" w:date="2024-07-24T10:17:00Z">
        <w:r w:rsidR="005A1427">
          <w:t>file</w:t>
        </w:r>
      </w:ins>
      <w:ins w:id="226" w:author="Fielding, Ellen (DNR)" w:date="2024-07-24T10:21:00Z">
        <w:r w:rsidR="00F201BB">
          <w:t xml:space="preserve"> (</w:t>
        </w:r>
        <w:r w:rsidR="00350514">
          <w:t>related)</w:t>
        </w:r>
      </w:ins>
      <w:r>
        <w:t>: field that is used to relate to strat table.</w:t>
      </w:r>
      <w:r w:rsidR="00D56218">
        <w:t xml:space="preserve"> </w:t>
      </w:r>
      <w:del w:id="227" w:author="Fielding, Ellen (DNR)" w:date="2024-07-24T10:21:00Z">
        <w:r w:rsidR="00D56218" w:rsidDel="00350514">
          <w:delText>(relate</w:delText>
        </w:r>
        <w:r w:rsidR="00176E43" w:rsidDel="00350514">
          <w:delText>i</w:delText>
        </w:r>
        <w:r w:rsidR="00D56218" w:rsidDel="00350514">
          <w:delText>d)</w:delText>
        </w:r>
      </w:del>
    </w:p>
    <w:p w14:paraId="42A07624" w14:textId="6FB1A2D8" w:rsidR="00031157" w:rsidRPr="001C5769" w:rsidRDefault="00031157" w:rsidP="00031157">
      <w:pPr>
        <w:pStyle w:val="ListParagraph"/>
      </w:pPr>
      <w:r>
        <w:t>Buffer distance</w:t>
      </w:r>
      <w:ins w:id="228" w:author="Fielding, Ellen (DNR)" w:date="2024-07-24T10:21:00Z">
        <w:r w:rsidR="00327348">
          <w:t xml:space="preserve"> used in “Get CWI” tool</w:t>
        </w:r>
      </w:ins>
      <w:r>
        <w:t>: must match value used in Get CWI Data tool.</w:t>
      </w:r>
    </w:p>
    <w:p w14:paraId="20E109AA" w14:textId="0CC00BF7" w:rsidR="00031157" w:rsidRPr="001C5769" w:rsidRDefault="00031157" w:rsidP="00031157">
      <w:pPr>
        <w:pStyle w:val="ListParagraph"/>
      </w:pPr>
      <w:r>
        <w:t>Vertical exaggeration</w:t>
      </w:r>
      <w:ins w:id="229" w:author="Fielding, Ellen (DNR)" w:date="2024-07-24T10:22:00Z">
        <w:r w:rsidR="0091051F">
          <w:t xml:space="preserve"> factor</w:t>
        </w:r>
      </w:ins>
      <w:r>
        <w:t>: must match value used in Create Raster Profiles tool.</w:t>
      </w:r>
    </w:p>
    <w:p w14:paraId="743C7647" w14:textId="77777777" w:rsidR="00031157" w:rsidRPr="001C5769" w:rsidRDefault="00031157" w:rsidP="00031157">
      <w:pPr>
        <w:pStyle w:val="ListParagraph"/>
      </w:pPr>
      <w:r>
        <w:t>Well stick width: default value is 0.5, can be increased up to 5 for longer cross-sections</w:t>
      </w:r>
    </w:p>
    <w:p w14:paraId="4E92727C" w14:textId="4EA706E8" w:rsidR="00031157" w:rsidRDefault="00012AAB" w:rsidP="00031157">
      <w:pPr>
        <w:pStyle w:val="NormalWeb"/>
        <w:spacing w:before="0" w:beforeAutospacing="0" w:after="0" w:afterAutospacing="0"/>
        <w:jc w:val="center"/>
        <w:rPr>
          <w:rFonts w:ascii="Calibri" w:hAnsi="Calibri" w:cs="Calibri"/>
          <w:i/>
          <w:iCs/>
          <w:color w:val="5B9BD5"/>
        </w:rPr>
      </w:pPr>
      <w:r>
        <w:rPr>
          <w:noProof/>
        </w:rPr>
        <w:drawing>
          <wp:inline distT="0" distB="0" distL="0" distR="0" wp14:anchorId="78C0DF86" wp14:editId="0AE48DD5">
            <wp:extent cx="2811780" cy="3985930"/>
            <wp:effectExtent l="0" t="0" r="7620" b="0"/>
            <wp:docPr id="328864799" name="Picture 32886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64799" name=""/>
                    <pic:cNvPicPr/>
                  </pic:nvPicPr>
                  <pic:blipFill>
                    <a:blip r:embed="rId43"/>
                    <a:stretch>
                      <a:fillRect/>
                    </a:stretch>
                  </pic:blipFill>
                  <pic:spPr>
                    <a:xfrm>
                      <a:off x="0" y="0"/>
                      <a:ext cx="2813146" cy="3987866"/>
                    </a:xfrm>
                    <a:prstGeom prst="rect">
                      <a:avLst/>
                    </a:prstGeom>
                  </pic:spPr>
                </pic:pic>
              </a:graphicData>
            </a:graphic>
          </wp:inline>
        </w:drawing>
      </w:r>
    </w:p>
    <w:p w14:paraId="633EE014" w14:textId="77777777" w:rsidR="00031157" w:rsidRDefault="00031157" w:rsidP="00031157">
      <w:pPr>
        <w:pStyle w:val="Heading4"/>
      </w:pPr>
      <w:r>
        <w:t>Output</w:t>
      </w:r>
    </w:p>
    <w:p w14:paraId="4311239C" w14:textId="4050F05F" w:rsidR="00031157" w:rsidRPr="00281C49" w:rsidRDefault="00E95574" w:rsidP="00031157">
      <w:pPr>
        <w:pStyle w:val="ListParagraph"/>
        <w:rPr>
          <w:b/>
          <w:bCs/>
        </w:rPr>
      </w:pPr>
      <w:r>
        <w:t>Unloc</w:t>
      </w:r>
      <w:r w:rsidRPr="23477326">
        <w:rPr>
          <w:b/>
          <w:bCs/>
        </w:rPr>
        <w:t xml:space="preserve"> </w:t>
      </w:r>
      <w:r w:rsidR="00031157">
        <w:t>Lixpy polygons in 2d (xsec view) – used to display lithology</w:t>
      </w:r>
    </w:p>
    <w:p w14:paraId="421A5851" w14:textId="77777777" w:rsidR="00031157" w:rsidRPr="00AE67DF" w:rsidRDefault="00031157" w:rsidP="00031157">
      <w:pPr>
        <w:pStyle w:val="Heading5"/>
      </w:pPr>
      <w:r w:rsidRPr="00AE67DF">
        <w:t>Troubleshooting</w:t>
      </w:r>
    </w:p>
    <w:p w14:paraId="07BAF412" w14:textId="77777777" w:rsidR="00031157" w:rsidRDefault="00031157" w:rsidP="00031157">
      <w:pPr>
        <w:pStyle w:val="ListParagraph"/>
      </w:pPr>
      <w:r>
        <w:t xml:space="preserve">If it runs really </w:t>
      </w:r>
      <w:r w:rsidRPr="23477326">
        <w:rPr>
          <w:b/>
          <w:bCs/>
        </w:rPr>
        <w:t>slowly</w:t>
      </w:r>
      <w:r>
        <w:t>, make sure all data is on a local drive and try again.</w:t>
      </w:r>
    </w:p>
    <w:p w14:paraId="2A320572" w14:textId="77777777" w:rsidR="00031157" w:rsidRDefault="00031157" w:rsidP="00031157">
      <w:pPr>
        <w:pStyle w:val="ListParagraph"/>
      </w:pPr>
      <w:r>
        <w:t xml:space="preserve">If xsln file has an </w:t>
      </w:r>
      <w:r w:rsidRPr="23477326">
        <w:rPr>
          <w:b/>
          <w:bCs/>
        </w:rPr>
        <w:t>unknown spatial reference</w:t>
      </w:r>
      <w:r>
        <w:t>, cancel the tool and define the projection for the xsln file.</w:t>
      </w:r>
    </w:p>
    <w:p w14:paraId="5C07B503" w14:textId="77777777" w:rsidR="00031157" w:rsidRDefault="00031157" w:rsidP="00031157">
      <w:pPr>
        <w:pStyle w:val="ListParagraph"/>
      </w:pPr>
      <w:r>
        <w:t xml:space="preserve">If xsln file is </w:t>
      </w:r>
      <w:r w:rsidRPr="23477326">
        <w:rPr>
          <w:b/>
          <w:bCs/>
        </w:rPr>
        <w:t>multipart</w:t>
      </w:r>
      <w:r>
        <w:t xml:space="preserve">, cancel the tool and run multipart to single part. </w:t>
      </w:r>
    </w:p>
    <w:p w14:paraId="2EB822AF" w14:textId="77777777" w:rsidR="00031157" w:rsidRDefault="00031157" w:rsidP="00031157">
      <w:pPr>
        <w:pStyle w:val="ListParagraph"/>
      </w:pPr>
      <w:r>
        <w:lastRenderedPageBreak/>
        <w:t xml:space="preserve">If correct </w:t>
      </w:r>
      <w:r w:rsidRPr="23477326">
        <w:rPr>
          <w:b/>
          <w:bCs/>
        </w:rPr>
        <w:t xml:space="preserve">fields </w:t>
      </w:r>
      <w:commentRangeStart w:id="230"/>
      <w:r w:rsidRPr="23477326">
        <w:rPr>
          <w:b/>
          <w:bCs/>
        </w:rPr>
        <w:t>don’t exist</w:t>
      </w:r>
      <w:commentRangeEnd w:id="230"/>
      <w:r>
        <w:rPr>
          <w:rStyle w:val="CommentReference"/>
        </w:rPr>
        <w:commentReference w:id="230"/>
      </w:r>
      <w:r>
        <w:t>, cancel the tool and change the field names (not alias) to match the error message. Calculate fields as needed.</w:t>
      </w:r>
    </w:p>
    <w:p w14:paraId="6917714F" w14:textId="77777777" w:rsidR="00031157" w:rsidRDefault="00031157" w:rsidP="00031157">
      <w:pPr>
        <w:pStyle w:val="ListParagraph"/>
      </w:pPr>
      <w:r>
        <w:t xml:space="preserve">If </w:t>
      </w:r>
      <w:r w:rsidRPr="23477326">
        <w:rPr>
          <w:b/>
          <w:bCs/>
        </w:rPr>
        <w:t>xsec_ids in strat table/well points don’t match cross section file</w:t>
      </w:r>
      <w:r>
        <w:t>, the attribute data will need to be modified until they match.</w:t>
      </w:r>
    </w:p>
    <w:p w14:paraId="6327C97E" w14:textId="64C9F4FC" w:rsidR="00B27786" w:rsidRDefault="00B27786" w:rsidP="00B27786">
      <w:pPr>
        <w:pStyle w:val="Heading3"/>
      </w:pPr>
      <w:bookmarkStart w:id="231" w:name="_Toc1203889690"/>
      <w:r>
        <w:t>5 Create Unloc Conspy Diagrams</w:t>
      </w:r>
      <w:bookmarkEnd w:id="231"/>
    </w:p>
    <w:p w14:paraId="0869CE1A" w14:textId="2BEE2686" w:rsidR="00B27786" w:rsidRPr="00AE67DF" w:rsidRDefault="00B27786" w:rsidP="00B27786">
      <w:pPr>
        <w:rPr>
          <w:b/>
          <w:bCs/>
        </w:rPr>
      </w:pPr>
      <w:r>
        <w:t xml:space="preserve">This tool creates </w:t>
      </w:r>
      <w:r w:rsidR="006B0479" w:rsidRPr="006B0479">
        <w:rPr>
          <w:u w:val="single"/>
        </w:rPr>
        <w:t>unverified</w:t>
      </w:r>
      <w:r w:rsidR="006B0479">
        <w:t xml:space="preserve"> </w:t>
      </w:r>
      <w:r>
        <w:t>well stick diagrams (conspys) based on a well construction table (cons), well point location feature class (wwpt), and mapview cross section line file (xsln).</w:t>
      </w:r>
      <w:r>
        <w:rPr>
          <w:b/>
          <w:bCs/>
        </w:rPr>
        <w:t xml:space="preserve"> </w:t>
      </w:r>
      <w:r>
        <w:t>This tool make take some time depending on number of construction records.</w:t>
      </w:r>
    </w:p>
    <w:p w14:paraId="5E14816D" w14:textId="77777777" w:rsidR="00B27786" w:rsidRDefault="00B27786" w:rsidP="00B27786">
      <w:pPr>
        <w:pStyle w:val="Heading4"/>
      </w:pPr>
      <w:r>
        <w:t>Parameters</w:t>
      </w:r>
    </w:p>
    <w:p w14:paraId="53B62576" w14:textId="04B669C0" w:rsidR="00B27786" w:rsidRPr="001C5769" w:rsidRDefault="00B27786" w:rsidP="00B27786">
      <w:pPr>
        <w:pStyle w:val="ListParagraph"/>
      </w:pPr>
      <w:r>
        <w:t xml:space="preserve">Output </w:t>
      </w:r>
      <w:ins w:id="232" w:author="Fielding, Ellen (DNR)" w:date="2024-07-24T10:23:00Z">
        <w:r w:rsidR="00C442A1">
          <w:t>workspace</w:t>
        </w:r>
        <w:r w:rsidR="008962E3">
          <w:t xml:space="preserve"> </w:t>
        </w:r>
      </w:ins>
      <w:ins w:id="233" w:author="Fielding, Ellen (DNR)" w:date="2024-07-24T10:43:00Z">
        <w:r w:rsidR="00B9300A">
          <w:t xml:space="preserve">(gdb): </w:t>
        </w:r>
      </w:ins>
      <w:r>
        <w:t>geodatabase</w:t>
      </w:r>
      <w:del w:id="234" w:author="Fielding, Ellen (DNR)" w:date="2024-07-24T10:43:00Z">
        <w:r w:rsidDel="00B9300A">
          <w:delText>: gdb</w:delText>
        </w:r>
      </w:del>
      <w:ins w:id="235" w:author="Fielding, Ellen (DNR)" w:date="2024-07-24T10:43:00Z">
        <w:r w:rsidR="00B9300A">
          <w:t xml:space="preserve"> </w:t>
        </w:r>
      </w:ins>
      <w:r>
        <w:t xml:space="preserve"> location for saving output files.</w:t>
      </w:r>
    </w:p>
    <w:p w14:paraId="0DC80B2B" w14:textId="48D16832" w:rsidR="00B27786" w:rsidRPr="001C5769" w:rsidRDefault="00B27786" w:rsidP="00B27786">
      <w:pPr>
        <w:pStyle w:val="ListParagraph"/>
      </w:pPr>
      <w:r>
        <w:t xml:space="preserve">Cleaned </w:t>
      </w:r>
      <w:r w:rsidR="005125C6">
        <w:t xml:space="preserve">unloc </w:t>
      </w:r>
      <w:r>
        <w:t>construction table</w:t>
      </w:r>
      <w:ins w:id="236" w:author="Fielding, Ellen (DNR)" w:date="2024-07-24T10:23:00Z">
        <w:r w:rsidR="00B951F0">
          <w:t xml:space="preserve"> (</w:t>
        </w:r>
        <w:r w:rsidR="00BB78DC">
          <w:t>cons_unloc_cl</w:t>
        </w:r>
      </w:ins>
      <w:ins w:id="237" w:author="Fielding, Ellen (DNR)" w:date="2024-07-24T10:24:00Z">
        <w:r w:rsidR="00BB78DC">
          <w:t>ean)</w:t>
        </w:r>
      </w:ins>
      <w:r>
        <w:t>: gdb table that contains cleaned construction data.</w:t>
      </w:r>
    </w:p>
    <w:p w14:paraId="4E61284B" w14:textId="0F605C52" w:rsidR="00B27786" w:rsidRPr="001C5769" w:rsidRDefault="005125C6" w:rsidP="00B27786">
      <w:pPr>
        <w:pStyle w:val="ListParagraph"/>
      </w:pPr>
      <w:r>
        <w:t xml:space="preserve">Unloc </w:t>
      </w:r>
      <w:del w:id="238" w:author="Fielding, Ellen (DNR)" w:date="2024-07-24T10:33:00Z">
        <w:r w:rsidR="00B27786" w:rsidDel="00FA0B1B">
          <w:delText>Well point file</w:delText>
        </w:r>
      </w:del>
      <w:ins w:id="239" w:author="Fielding, Ellen (DNR)" w:date="2024-07-24T10:33:00Z">
        <w:r w:rsidR="00FA0B1B">
          <w:t>wwpt file orig</w:t>
        </w:r>
      </w:ins>
      <w:r w:rsidR="00B27786">
        <w:t xml:space="preserve"> (wwpt</w:t>
      </w:r>
      <w:r>
        <w:t>_unloc</w:t>
      </w:r>
      <w:r w:rsidR="00B27786">
        <w:t>): point feature class that contains well locations.</w:t>
      </w:r>
    </w:p>
    <w:p w14:paraId="00539D84" w14:textId="65202943" w:rsidR="00B27786" w:rsidRPr="001C5769" w:rsidRDefault="00B27786" w:rsidP="00B27786">
      <w:pPr>
        <w:pStyle w:val="ListParagraph"/>
      </w:pPr>
      <w:del w:id="240" w:author="Fielding, Ellen (DNR)" w:date="2024-07-24T10:35:00Z">
        <w:r w:rsidDel="00B47357">
          <w:delText>Mapview cross section</w:delText>
        </w:r>
      </w:del>
      <w:ins w:id="241" w:author="Fielding, Ellen (DNR)" w:date="2024-07-24T10:35:00Z">
        <w:r w:rsidR="00B47357">
          <w:t>xsln</w:t>
        </w:r>
      </w:ins>
      <w:r>
        <w:t xml:space="preserve"> line file (xsln</w:t>
      </w:r>
      <w:r w:rsidR="00176E43">
        <w:t>_mapview</w:t>
      </w:r>
      <w:r>
        <w:t>): cross section lines in map view.</w:t>
      </w:r>
    </w:p>
    <w:p w14:paraId="22CE8362" w14:textId="5CBDE8EF" w:rsidR="00B27786" w:rsidRPr="001C5769" w:rsidRDefault="00B27786" w:rsidP="00B27786">
      <w:pPr>
        <w:pStyle w:val="ListParagraph"/>
      </w:pPr>
      <w:del w:id="242" w:author="Fielding, Ellen (DNR)" w:date="2024-07-24T10:36:00Z">
        <w:r w:rsidDel="006F08E6">
          <w:delText>Cross section ID</w:delText>
        </w:r>
      </w:del>
      <w:ins w:id="243" w:author="Fielding, Ellen (DNR)" w:date="2024-07-24T10:36:00Z">
        <w:r w:rsidR="006F08E6">
          <w:t>xsln file</w:t>
        </w:r>
        <w:r w:rsidR="00633171">
          <w:t xml:space="preserve"> xsec_id</w:t>
        </w:r>
      </w:ins>
      <w:r>
        <w:t xml:space="preserve"> field</w:t>
      </w:r>
      <w:ins w:id="244" w:author="Fielding, Ellen (DNR)" w:date="2024-07-24T10:37:00Z">
        <w:r w:rsidR="00633171">
          <w:t xml:space="preserve"> (xsec_</w:t>
        </w:r>
        <w:r w:rsidR="005A66BA">
          <w:t>id)</w:t>
        </w:r>
      </w:ins>
      <w:r>
        <w:t>: field in xsln that contains cross section number.</w:t>
      </w:r>
    </w:p>
    <w:p w14:paraId="67930371" w14:textId="33DFE6BD" w:rsidR="00B27786" w:rsidRPr="001C5769" w:rsidRDefault="00B27786" w:rsidP="00B27786">
      <w:pPr>
        <w:pStyle w:val="ListParagraph"/>
      </w:pPr>
      <w:del w:id="245" w:author="Fielding, Ellen (DNR)" w:date="2024-07-24T10:38:00Z">
        <w:r w:rsidDel="00AC5F33">
          <w:delText>Well point cross section ID</w:delText>
        </w:r>
      </w:del>
      <w:ins w:id="246" w:author="Fielding, Ellen (DNR)" w:date="2024-07-24T10:38:00Z">
        <w:r w:rsidR="00AC5F33">
          <w:t>wwpt file xsec_id</w:t>
        </w:r>
      </w:ins>
      <w:r>
        <w:t xml:space="preserve"> field: field in wwpt that contains cross section number that matches number in xsln file.</w:t>
      </w:r>
    </w:p>
    <w:p w14:paraId="0DF80129" w14:textId="60366100" w:rsidR="00B27786" w:rsidRPr="001C5769" w:rsidRDefault="00B27786" w:rsidP="00B27786">
      <w:pPr>
        <w:pStyle w:val="ListParagraph"/>
      </w:pPr>
      <w:del w:id="247" w:author="Fielding, Ellen (DNR)" w:date="2024-07-24T10:38:00Z">
        <w:r w:rsidDel="00997885">
          <w:delText>construction table well ID</w:delText>
        </w:r>
      </w:del>
      <w:ins w:id="248" w:author="Fielding, Ellen (DNR)" w:date="2024-07-24T10:38:00Z">
        <w:r w:rsidR="00997885">
          <w:t>conspy</w:t>
        </w:r>
        <w:r w:rsidR="005F7B34">
          <w:t xml:space="preserve"> relateid</w:t>
        </w:r>
      </w:ins>
      <w:r>
        <w:t xml:space="preserve"> field: field that is used to relate construction table and wwpt file to each other </w:t>
      </w:r>
      <w:del w:id="249" w:author="Fielding, Ellen (DNR)" w:date="2024-07-24T10:39:00Z">
        <w:r w:rsidDel="005F7B34">
          <w:delText>(relate</w:delText>
        </w:r>
        <w:r w:rsidR="00176E43" w:rsidDel="005F7B34">
          <w:delText>i</w:delText>
        </w:r>
        <w:r w:rsidDel="005F7B34">
          <w:delText>d)</w:delText>
        </w:r>
      </w:del>
    </w:p>
    <w:p w14:paraId="7E514613" w14:textId="32DCED15" w:rsidR="00B27786" w:rsidRPr="001C5769" w:rsidRDefault="00B27786" w:rsidP="00B27786">
      <w:pPr>
        <w:pStyle w:val="ListParagraph"/>
      </w:pPr>
      <w:del w:id="250" w:author="Fielding, Ellen (DNR)" w:date="2024-07-24T10:39:00Z">
        <w:r w:rsidDel="00F8019C">
          <w:delText>Well point well id</w:delText>
        </w:r>
      </w:del>
      <w:ins w:id="251" w:author="Fielding, Ellen (DNR)" w:date="2024-07-24T10:39:00Z">
        <w:r w:rsidR="00F8019C">
          <w:t>wwpt relateid</w:t>
        </w:r>
      </w:ins>
      <w:r>
        <w:t xml:space="preserve"> field</w:t>
      </w:r>
      <w:ins w:id="252" w:author="Fielding, Ellen (DNR)" w:date="2024-07-24T10:39:00Z">
        <w:r w:rsidR="00F8019C">
          <w:t xml:space="preserve"> (</w:t>
        </w:r>
        <w:r w:rsidR="009C07B9">
          <w:t>RE</w:t>
        </w:r>
      </w:ins>
      <w:ins w:id="253" w:author="Fielding, Ellen (DNR)" w:date="2024-07-24T10:40:00Z">
        <w:r w:rsidR="009C07B9">
          <w:t>LATEID)</w:t>
        </w:r>
      </w:ins>
      <w:r>
        <w:t>: field that is used to relate to construction table</w:t>
      </w:r>
      <w:del w:id="254" w:author="Fielding, Ellen (DNR)" w:date="2024-07-24T10:40:00Z">
        <w:r w:rsidDel="009C07B9">
          <w:delText xml:space="preserve"> (relate</w:delText>
        </w:r>
        <w:r w:rsidR="00176E43" w:rsidDel="009C07B9">
          <w:delText>i</w:delText>
        </w:r>
        <w:r w:rsidDel="009C07B9">
          <w:delText>d)</w:delText>
        </w:r>
      </w:del>
      <w:r>
        <w:t>.</w:t>
      </w:r>
    </w:p>
    <w:p w14:paraId="0EFA5259" w14:textId="5D6D9F7D" w:rsidR="00B27786" w:rsidRPr="001C5769" w:rsidRDefault="00B27786" w:rsidP="00B27786">
      <w:pPr>
        <w:pStyle w:val="ListParagraph"/>
      </w:pPr>
      <w:r>
        <w:t>Buffer distance: must match value used in Get CWI Data tool.</w:t>
      </w:r>
    </w:p>
    <w:p w14:paraId="3435D528" w14:textId="518C5ADF" w:rsidR="00B27786" w:rsidRPr="001C5769" w:rsidRDefault="00B27786" w:rsidP="00B27786">
      <w:pPr>
        <w:pStyle w:val="ListParagraph"/>
      </w:pPr>
      <w:r>
        <w:t>Vertical exaggeration: must match value used in Create Raster Profiles tool.</w:t>
      </w:r>
    </w:p>
    <w:p w14:paraId="103F3B8C" w14:textId="77777777" w:rsidR="00B27786" w:rsidRPr="001C5769" w:rsidRDefault="00B27786" w:rsidP="00B27786">
      <w:pPr>
        <w:pStyle w:val="ListParagraph"/>
      </w:pPr>
      <w:r>
        <w:t>Well stick width: default value is 0.5, can be increased up to 5 for longer cross-sections. Must match value used in Make Lixpy Diagram tool.</w:t>
      </w:r>
    </w:p>
    <w:p w14:paraId="6BAEBA4A" w14:textId="77777777" w:rsidR="00B27786" w:rsidRDefault="00B27786" w:rsidP="00B27786">
      <w:pPr>
        <w:pStyle w:val="Heading4"/>
      </w:pPr>
      <w:r>
        <w:t>Output</w:t>
      </w:r>
    </w:p>
    <w:p w14:paraId="579FC408" w14:textId="12BCDFBA" w:rsidR="00B27786" w:rsidRPr="00145691" w:rsidRDefault="00EB042F" w:rsidP="00B27786">
      <w:pPr>
        <w:pStyle w:val="ListParagraph"/>
      </w:pPr>
      <w:r>
        <w:t xml:space="preserve">Unloc </w:t>
      </w:r>
      <w:r w:rsidR="00B27786">
        <w:t>Conspy polygons in 2d (xsec view) – used to display lithology</w:t>
      </w:r>
    </w:p>
    <w:p w14:paraId="029800E6" w14:textId="77777777" w:rsidR="00B27786" w:rsidRPr="00AE67DF" w:rsidRDefault="00B27786" w:rsidP="00B27786">
      <w:pPr>
        <w:pStyle w:val="Heading5"/>
      </w:pPr>
      <w:r w:rsidRPr="00AE67DF">
        <w:t>Troubleshooting</w:t>
      </w:r>
    </w:p>
    <w:p w14:paraId="1C671A2D" w14:textId="77777777" w:rsidR="00B27786" w:rsidRDefault="00B27786" w:rsidP="00B27786">
      <w:pPr>
        <w:pStyle w:val="ListParagraph"/>
      </w:pPr>
      <w:r>
        <w:t xml:space="preserve">If it runs really </w:t>
      </w:r>
      <w:r w:rsidRPr="23477326">
        <w:rPr>
          <w:b/>
          <w:bCs/>
        </w:rPr>
        <w:t>slowly</w:t>
      </w:r>
      <w:r>
        <w:t>, make sure all data is on a local drive and try again.</w:t>
      </w:r>
    </w:p>
    <w:p w14:paraId="3A63E0AE" w14:textId="77777777" w:rsidR="00B27786" w:rsidRDefault="00B27786" w:rsidP="00B27786">
      <w:pPr>
        <w:pStyle w:val="ListParagraph"/>
      </w:pPr>
      <w:r>
        <w:t xml:space="preserve">If xsln file has an </w:t>
      </w:r>
      <w:r w:rsidRPr="23477326">
        <w:rPr>
          <w:b/>
          <w:bCs/>
        </w:rPr>
        <w:t>unknown spatial reference</w:t>
      </w:r>
      <w:r>
        <w:t>, cancel the tool and define the projection for the xsln file.</w:t>
      </w:r>
    </w:p>
    <w:p w14:paraId="24AF43C3" w14:textId="77777777" w:rsidR="00B27786" w:rsidRDefault="00B27786" w:rsidP="00B27786">
      <w:pPr>
        <w:pStyle w:val="ListParagraph"/>
      </w:pPr>
      <w:r>
        <w:t xml:space="preserve">If xsln file is </w:t>
      </w:r>
      <w:r w:rsidRPr="23477326">
        <w:rPr>
          <w:b/>
          <w:bCs/>
        </w:rPr>
        <w:t>multipart</w:t>
      </w:r>
      <w:r>
        <w:t xml:space="preserve">, cancel the tool and run multipart to single part. </w:t>
      </w:r>
    </w:p>
    <w:p w14:paraId="72C74D6E" w14:textId="77777777" w:rsidR="00B27786" w:rsidRDefault="00B27786" w:rsidP="00B27786">
      <w:pPr>
        <w:pStyle w:val="ListParagraph"/>
      </w:pPr>
      <w:r>
        <w:t xml:space="preserve">If correct </w:t>
      </w:r>
      <w:r w:rsidRPr="23477326">
        <w:rPr>
          <w:b/>
          <w:bCs/>
        </w:rPr>
        <w:t>fields don’t exist</w:t>
      </w:r>
      <w:r>
        <w:t>, cancel the tool and change the field names (not alias) to match the error message. Calculate fields as needed.</w:t>
      </w:r>
    </w:p>
    <w:p w14:paraId="62F25AA3" w14:textId="77777777" w:rsidR="00B27786" w:rsidRDefault="00B27786" w:rsidP="00B27786">
      <w:pPr>
        <w:pStyle w:val="ListParagraph"/>
      </w:pPr>
      <w:r>
        <w:t xml:space="preserve">If </w:t>
      </w:r>
      <w:r w:rsidRPr="23477326">
        <w:rPr>
          <w:b/>
          <w:bCs/>
        </w:rPr>
        <w:t>xsec_ids in construction table/well points don’t match cross section file</w:t>
      </w:r>
      <w:r>
        <w:t>, the attribute data will need to be modified until they match.</w:t>
      </w:r>
    </w:p>
    <w:p w14:paraId="068C0BCA" w14:textId="77777777" w:rsidR="00B27786" w:rsidRDefault="00B27786" w:rsidP="00B27786">
      <w:pPr>
        <w:pStyle w:val="ListParagraph"/>
      </w:pPr>
      <w:r>
        <w:lastRenderedPageBreak/>
        <w:t>If the well casings</w:t>
      </w:r>
      <w:r>
        <w:rPr>
          <w:spacing w:val="-4"/>
        </w:rPr>
        <w:t xml:space="preserve"> </w:t>
      </w:r>
      <w:r>
        <w:t>or well screens do</w:t>
      </w:r>
      <w:r>
        <w:rPr>
          <w:spacing w:val="-1"/>
        </w:rPr>
        <w:t xml:space="preserve"> </w:t>
      </w:r>
      <w:r>
        <w:t>not appear,</w:t>
      </w:r>
      <w:r>
        <w:rPr>
          <w:spacing w:val="-4"/>
        </w:rPr>
        <w:t xml:space="preserve"> </w:t>
      </w:r>
      <w:r>
        <w:t>you will need to go back and repeat</w:t>
      </w:r>
      <w:r>
        <w:rPr>
          <w:spacing w:val="-1"/>
        </w:rPr>
        <w:t xml:space="preserve"> </w:t>
      </w:r>
      <w:r>
        <w:t>some</w:t>
      </w:r>
      <w:r>
        <w:rPr>
          <w:spacing w:val="34"/>
        </w:rPr>
        <w:t xml:space="preserve"> </w:t>
      </w:r>
      <w:r>
        <w:t>of the earlier</w:t>
      </w:r>
      <w:r>
        <w:rPr>
          <w:spacing w:val="-5"/>
        </w:rPr>
        <w:t xml:space="preserve"> </w:t>
      </w:r>
      <w:r>
        <w:t>steps.</w:t>
      </w:r>
    </w:p>
    <w:p w14:paraId="203BBA92" w14:textId="1E4BB0E6" w:rsidR="008453EE" w:rsidRDefault="00B27786" w:rsidP="008453EE">
      <w:pPr>
        <w:pStyle w:val="ListParagraph"/>
        <w:widowControl w:val="0"/>
        <w:numPr>
          <w:ilvl w:val="1"/>
          <w:numId w:val="5"/>
        </w:numPr>
        <w:tabs>
          <w:tab w:val="left" w:pos="1561"/>
        </w:tabs>
        <w:autoSpaceDE w:val="0"/>
        <w:autoSpaceDN w:val="0"/>
        <w:spacing w:before="0" w:after="0" w:line="252" w:lineRule="auto"/>
        <w:ind w:right="736"/>
        <w:contextualSpacing w:val="0"/>
      </w:pPr>
      <w:r>
        <w:t>Open the</w:t>
      </w:r>
      <w:r>
        <w:rPr>
          <w:spacing w:val="-3"/>
        </w:rPr>
        <w:t xml:space="preserve"> </w:t>
      </w:r>
      <w:r>
        <w:t>cons_</w:t>
      </w:r>
      <w:r w:rsidR="00F25CE8">
        <w:t>unloc</w:t>
      </w:r>
      <w:r>
        <w:t>_clean table</w:t>
      </w:r>
      <w:r>
        <w:rPr>
          <w:spacing w:val="12"/>
        </w:rPr>
        <w:t xml:space="preserve"> </w:t>
      </w:r>
      <w:r>
        <w:t>and</w:t>
      </w:r>
      <w:r>
        <w:rPr>
          <w:spacing w:val="-9"/>
        </w:rPr>
        <w:t xml:space="preserve"> </w:t>
      </w:r>
      <w:r>
        <w:t>manually</w:t>
      </w:r>
      <w:r>
        <w:rPr>
          <w:spacing w:val="-9"/>
        </w:rPr>
        <w:t xml:space="preserve"> </w:t>
      </w:r>
      <w:r>
        <w:t>add the</w:t>
      </w:r>
      <w:r>
        <w:rPr>
          <w:spacing w:val="-3"/>
        </w:rPr>
        <w:t xml:space="preserve"> </w:t>
      </w:r>
      <w:r>
        <w:t>casing,</w:t>
      </w:r>
      <w:r>
        <w:rPr>
          <w:spacing w:val="-11"/>
        </w:rPr>
        <w:t xml:space="preserve"> and </w:t>
      </w:r>
      <w:r>
        <w:t>screen</w:t>
      </w:r>
      <w:r>
        <w:rPr>
          <w:spacing w:val="-9"/>
        </w:rPr>
        <w:t xml:space="preserve"> </w:t>
      </w:r>
      <w:r>
        <w:t>information in the appropriate</w:t>
      </w:r>
      <w:r>
        <w:rPr>
          <w:spacing w:val="-2"/>
        </w:rPr>
        <w:t xml:space="preserve"> </w:t>
      </w:r>
      <w:r>
        <w:t>fields</w:t>
      </w:r>
      <w:r w:rsidR="008453EE">
        <w:t>.</w:t>
      </w:r>
    </w:p>
    <w:p w14:paraId="67AED224" w14:textId="2A191B5E" w:rsidR="00E46EEC" w:rsidRDefault="00B27786" w:rsidP="008453EE">
      <w:pPr>
        <w:pStyle w:val="ListParagraph"/>
        <w:widowControl w:val="0"/>
        <w:numPr>
          <w:ilvl w:val="1"/>
          <w:numId w:val="5"/>
        </w:numPr>
        <w:tabs>
          <w:tab w:val="left" w:pos="1561"/>
        </w:tabs>
        <w:autoSpaceDE w:val="0"/>
        <w:autoSpaceDN w:val="0"/>
        <w:spacing w:before="0" w:after="0" w:line="252" w:lineRule="auto"/>
        <w:ind w:right="736"/>
        <w:contextualSpacing w:val="0"/>
      </w:pPr>
      <w:r>
        <w:t>Rerun</w:t>
      </w:r>
      <w:r w:rsidRPr="008453EE">
        <w:rPr>
          <w:spacing w:val="2"/>
        </w:rPr>
        <w:t xml:space="preserve"> </w:t>
      </w:r>
      <w:r>
        <w:t>the</w:t>
      </w:r>
      <w:r w:rsidRPr="008453EE">
        <w:rPr>
          <w:spacing w:val="-3"/>
        </w:rPr>
        <w:t xml:space="preserve"> </w:t>
      </w:r>
      <w:r>
        <w:t>Create Conspy Diagrams tool</w:t>
      </w:r>
      <w:r w:rsidRPr="008453EE">
        <w:rPr>
          <w:spacing w:val="-6"/>
        </w:rPr>
        <w:t xml:space="preserve"> </w:t>
      </w:r>
      <w:r>
        <w:t>to</w:t>
      </w:r>
      <w:r w:rsidRPr="008453EE">
        <w:rPr>
          <w:spacing w:val="-9"/>
        </w:rPr>
        <w:t xml:space="preserve"> </w:t>
      </w:r>
      <w:r>
        <w:t>create</w:t>
      </w:r>
      <w:r w:rsidRPr="008453EE">
        <w:rPr>
          <w:spacing w:val="-18"/>
        </w:rPr>
        <w:t xml:space="preserve"> </w:t>
      </w:r>
      <w:r>
        <w:t>a</w:t>
      </w:r>
      <w:r w:rsidRPr="008453EE">
        <w:rPr>
          <w:spacing w:val="-14"/>
        </w:rPr>
        <w:t xml:space="preserve"> </w:t>
      </w:r>
      <w:r>
        <w:t>new</w:t>
      </w:r>
      <w:r w:rsidRPr="008453EE">
        <w:rPr>
          <w:spacing w:val="-2"/>
        </w:rPr>
        <w:t xml:space="preserve"> </w:t>
      </w:r>
      <w:r>
        <w:t>set</w:t>
      </w:r>
      <w:r w:rsidRPr="008453EE">
        <w:rPr>
          <w:spacing w:val="2"/>
        </w:rPr>
        <w:t xml:space="preserve"> </w:t>
      </w:r>
      <w:r>
        <w:t>of</w:t>
      </w:r>
      <w:r w:rsidRPr="008453EE">
        <w:rPr>
          <w:spacing w:val="8"/>
        </w:rPr>
        <w:t xml:space="preserve"> conspy </w:t>
      </w:r>
      <w:r>
        <w:t>well</w:t>
      </w:r>
      <w:r w:rsidRPr="008453EE">
        <w:rPr>
          <w:spacing w:val="-6"/>
        </w:rPr>
        <w:t xml:space="preserve"> </w:t>
      </w:r>
      <w:r>
        <w:t>stick</w:t>
      </w:r>
      <w:r w:rsidRPr="008453EE">
        <w:rPr>
          <w:spacing w:val="-9"/>
        </w:rPr>
        <w:t xml:space="preserve"> </w:t>
      </w:r>
      <w:r w:rsidRPr="008453EE">
        <w:rPr>
          <w:spacing w:val="-2"/>
        </w:rPr>
        <w:t>files</w:t>
      </w:r>
    </w:p>
    <w:p w14:paraId="7F9A53CD" w14:textId="4C4E67DD" w:rsidR="00A90855" w:rsidRDefault="00A90855" w:rsidP="00A90855">
      <w:pPr>
        <w:pStyle w:val="Heading3"/>
      </w:pPr>
      <w:bookmarkStart w:id="255" w:name="_Toc85512231"/>
      <w:r>
        <w:t>6a Create Unloc 2D Well Points</w:t>
      </w:r>
      <w:bookmarkEnd w:id="255"/>
    </w:p>
    <w:p w14:paraId="5E8DD5DC" w14:textId="0CF82719" w:rsidR="00A90855" w:rsidRPr="00AE67DF" w:rsidRDefault="00A90855" w:rsidP="00A90855">
      <w:pPr>
        <w:rPr>
          <w:b/>
          <w:bCs/>
        </w:rPr>
      </w:pPr>
      <w:r>
        <w:t xml:space="preserve">This tool creates 2D well points </w:t>
      </w:r>
      <w:r w:rsidR="0089307C">
        <w:t xml:space="preserve">for unverified wells </w:t>
      </w:r>
      <w:r>
        <w:t>at ground elevation in cross-section view based on a well point location feature class (wwpt), and mapview cross section line file (xsln).</w:t>
      </w:r>
    </w:p>
    <w:p w14:paraId="02523277" w14:textId="77777777" w:rsidR="00A90855" w:rsidRDefault="00A90855" w:rsidP="00A90855">
      <w:pPr>
        <w:pStyle w:val="Heading4"/>
      </w:pPr>
      <w:r>
        <w:t>Parameters</w:t>
      </w:r>
    </w:p>
    <w:p w14:paraId="2666B508" w14:textId="77777777" w:rsidR="00A90855" w:rsidRPr="001C5769" w:rsidRDefault="00A90855" w:rsidP="00A90855">
      <w:pPr>
        <w:pStyle w:val="ListParagraph"/>
      </w:pPr>
      <w:r>
        <w:t>Output geodatabase: gdb location for saving output files.</w:t>
      </w:r>
    </w:p>
    <w:p w14:paraId="4D3BB76B" w14:textId="2305C3B4" w:rsidR="00A90855" w:rsidRPr="001C5769" w:rsidRDefault="00A90855" w:rsidP="00A90855">
      <w:pPr>
        <w:pStyle w:val="ListParagraph"/>
      </w:pPr>
      <w:del w:id="256" w:author="Fielding, Ellen (DNR)" w:date="2024-07-24T10:44:00Z">
        <w:r w:rsidDel="00357372">
          <w:delText xml:space="preserve">Well </w:delText>
        </w:r>
      </w:del>
      <w:ins w:id="257" w:author="Fielding, Ellen (DNR)" w:date="2024-07-24T10:44:00Z">
        <w:r w:rsidR="00357372">
          <w:t xml:space="preserve">Unloc well </w:t>
        </w:r>
      </w:ins>
      <w:r>
        <w:t>point file (wwpt</w:t>
      </w:r>
      <w:r w:rsidR="0053397F">
        <w:t>_unloc</w:t>
      </w:r>
      <w:r>
        <w:t>): point feature class that contains well locations.</w:t>
      </w:r>
    </w:p>
    <w:p w14:paraId="06F8679B" w14:textId="72957D99" w:rsidR="00A90855" w:rsidRPr="001C5769" w:rsidRDefault="00A90855" w:rsidP="00A90855">
      <w:pPr>
        <w:pStyle w:val="ListParagraph"/>
      </w:pPr>
      <w:del w:id="258" w:author="Fielding, Ellen (DNR)" w:date="2024-07-24T10:44:00Z">
        <w:r w:rsidDel="00D80A9D">
          <w:delText>Mapview c</w:delText>
        </w:r>
      </w:del>
      <w:ins w:id="259" w:author="Fielding, Ellen (DNR)" w:date="2024-07-24T10:44:00Z">
        <w:r w:rsidR="00D80A9D">
          <w:t>C</w:t>
        </w:r>
      </w:ins>
      <w:r>
        <w:t>ross section line file (xsln</w:t>
      </w:r>
      <w:r w:rsidR="00176E43">
        <w:t>_mapview</w:t>
      </w:r>
      <w:r>
        <w:t>): cross section lines in map view.</w:t>
      </w:r>
    </w:p>
    <w:p w14:paraId="02AB4FB9" w14:textId="6E8724D8" w:rsidR="00A90855" w:rsidRPr="001C5769" w:rsidRDefault="00A90855" w:rsidP="00A90855">
      <w:pPr>
        <w:pStyle w:val="ListParagraph"/>
      </w:pPr>
      <w:r>
        <w:t>Cross section ID field</w:t>
      </w:r>
      <w:ins w:id="260" w:author="Fielding, Ellen (DNR)" w:date="2024-07-24T10:45:00Z">
        <w:r w:rsidR="00890CFA">
          <w:t xml:space="preserve"> (xsec</w:t>
        </w:r>
        <w:r w:rsidR="00FC47C3">
          <w:t>_id)</w:t>
        </w:r>
      </w:ins>
      <w:r>
        <w:t>: field in xsln that contains cross section number.</w:t>
      </w:r>
    </w:p>
    <w:p w14:paraId="011E1858" w14:textId="6FE0CFEC" w:rsidR="00A90855" w:rsidRPr="001C5769" w:rsidRDefault="00A90855" w:rsidP="00A90855">
      <w:pPr>
        <w:pStyle w:val="ListParagraph"/>
      </w:pPr>
      <w:del w:id="261" w:author="Fielding, Ellen (DNR)" w:date="2024-07-24T10:45:00Z">
        <w:r w:rsidDel="00961978">
          <w:delText xml:space="preserve">Well </w:delText>
        </w:r>
      </w:del>
      <w:ins w:id="262" w:author="Fielding, Ellen (DNR)" w:date="2024-07-24T10:45:00Z">
        <w:r w:rsidR="00961978">
          <w:t xml:space="preserve">Cross section ID field in well </w:t>
        </w:r>
      </w:ins>
      <w:r>
        <w:t xml:space="preserve">point </w:t>
      </w:r>
      <w:del w:id="263" w:author="Fielding, Ellen (DNR)" w:date="2024-07-24T10:45:00Z">
        <w:r w:rsidDel="00C23C2B">
          <w:delText>cross section ID field</w:delText>
        </w:r>
      </w:del>
      <w:ins w:id="264" w:author="Fielding, Ellen (DNR)" w:date="2024-07-24T10:45:00Z">
        <w:r w:rsidR="00C23C2B">
          <w:t>file (xsec_id)</w:t>
        </w:r>
      </w:ins>
      <w:r>
        <w:t>: field in wwpt that contains cross section number that matches number in xsln file.</w:t>
      </w:r>
    </w:p>
    <w:p w14:paraId="7A989AEB" w14:textId="3AA8049E" w:rsidR="00A90855" w:rsidRPr="001C5769" w:rsidRDefault="00A90855" w:rsidP="00A90855">
      <w:pPr>
        <w:pStyle w:val="ListParagraph"/>
      </w:pPr>
      <w:r>
        <w:t xml:space="preserve">Well </w:t>
      </w:r>
      <w:del w:id="265" w:author="Fielding, Ellen (DNR)" w:date="2024-07-24T10:46:00Z">
        <w:r w:rsidDel="00600B2D">
          <w:delText>point well id field</w:delText>
        </w:r>
      </w:del>
      <w:ins w:id="266" w:author="Fielding, Ellen (DNR)" w:date="2024-07-24T10:46:00Z">
        <w:r w:rsidR="00600B2D">
          <w:t>ID field in well point file (related)</w:t>
        </w:r>
      </w:ins>
      <w:r>
        <w:t>: field that is used to relate to construction table</w:t>
      </w:r>
      <w:del w:id="267" w:author="Fielding, Ellen (DNR)" w:date="2024-07-24T10:46:00Z">
        <w:r w:rsidDel="00600B2D">
          <w:delText xml:space="preserve"> (relate</w:delText>
        </w:r>
        <w:r w:rsidR="00176E43" w:rsidDel="00600B2D">
          <w:delText>i</w:delText>
        </w:r>
        <w:r w:rsidDel="00600B2D">
          <w:delText>d)</w:delText>
        </w:r>
      </w:del>
      <w:r>
        <w:t>.</w:t>
      </w:r>
    </w:p>
    <w:p w14:paraId="4B7C2DFD" w14:textId="1086FC66" w:rsidR="00A90855" w:rsidRPr="001C5769" w:rsidRDefault="00A90855" w:rsidP="00A90855">
      <w:pPr>
        <w:pStyle w:val="ListParagraph"/>
      </w:pPr>
      <w:r>
        <w:t>Buffer distance: must match value used in Get CWI Data tool.</w:t>
      </w:r>
    </w:p>
    <w:p w14:paraId="75FD1D0C" w14:textId="258D914D" w:rsidR="00A90855" w:rsidRPr="001C5769" w:rsidRDefault="00A90855" w:rsidP="00A90855">
      <w:pPr>
        <w:pStyle w:val="ListParagraph"/>
      </w:pPr>
      <w:r>
        <w:t>Vertical exaggeration: must match value used in Create Raster Profiles tool.</w:t>
      </w:r>
    </w:p>
    <w:p w14:paraId="0A5042E8" w14:textId="77777777" w:rsidR="00A90855" w:rsidRDefault="00A90855" w:rsidP="00A90855">
      <w:pPr>
        <w:pStyle w:val="ListParagraph"/>
      </w:pPr>
      <w:r>
        <w:t>Well stick width: default value is 0.5, can be increased up to 5 for longer cross-sections. Must match value used in Make Lixpy Diagram tool.</w:t>
      </w:r>
    </w:p>
    <w:p w14:paraId="44238756" w14:textId="7FCA4211" w:rsidR="00A90855" w:rsidRPr="001C5769" w:rsidRDefault="00A90855" w:rsidP="00A90855">
      <w:pPr>
        <w:pStyle w:val="ListParagraph"/>
      </w:pPr>
      <w:r>
        <w:t>Well label field in well point file: field named “</w:t>
      </w:r>
      <w:commentRangeStart w:id="268"/>
      <w:r w:rsidR="00284938">
        <w:t>WELL_LABEL</w:t>
      </w:r>
      <w:commentRangeEnd w:id="268"/>
      <w:r>
        <w:rPr>
          <w:rStyle w:val="CommentReference"/>
        </w:rPr>
        <w:commentReference w:id="268"/>
      </w:r>
      <w:r>
        <w:t>”, must be Text type. Intended to provide unique numbers without leading zeros for labeling purposes.</w:t>
      </w:r>
    </w:p>
    <w:p w14:paraId="220BCBE8" w14:textId="77777777" w:rsidR="00A90855" w:rsidRDefault="00A90855" w:rsidP="00A90855">
      <w:pPr>
        <w:jc w:val="center"/>
      </w:pPr>
      <w:r>
        <w:rPr>
          <w:noProof/>
        </w:rPr>
        <w:lastRenderedPageBreak/>
        <w:drawing>
          <wp:inline distT="0" distB="0" distL="0" distR="0" wp14:anchorId="48DBD08C" wp14:editId="33DC5411">
            <wp:extent cx="2681481" cy="4091940"/>
            <wp:effectExtent l="0" t="0" r="5080" b="3810"/>
            <wp:docPr id="1183711892" name="Picture 118371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24607" name=""/>
                    <pic:cNvPicPr/>
                  </pic:nvPicPr>
                  <pic:blipFill>
                    <a:blip r:embed="rId41"/>
                    <a:stretch>
                      <a:fillRect/>
                    </a:stretch>
                  </pic:blipFill>
                  <pic:spPr>
                    <a:xfrm>
                      <a:off x="0" y="0"/>
                      <a:ext cx="2688632" cy="4102853"/>
                    </a:xfrm>
                    <a:prstGeom prst="rect">
                      <a:avLst/>
                    </a:prstGeom>
                  </pic:spPr>
                </pic:pic>
              </a:graphicData>
            </a:graphic>
          </wp:inline>
        </w:drawing>
      </w:r>
    </w:p>
    <w:p w14:paraId="399A38B5" w14:textId="77777777" w:rsidR="00A90855" w:rsidRDefault="00A90855" w:rsidP="00A90855">
      <w:pPr>
        <w:pStyle w:val="Heading4"/>
      </w:pPr>
      <w:r>
        <w:t>Output</w:t>
      </w:r>
    </w:p>
    <w:p w14:paraId="6C7E3EC9" w14:textId="13BD99CF" w:rsidR="00A90855" w:rsidRDefault="00A90855" w:rsidP="00A90855">
      <w:pPr>
        <w:pStyle w:val="ListParagraph"/>
      </w:pPr>
      <w:r>
        <w:t>Wwpt_</w:t>
      </w:r>
      <w:r w:rsidR="00E0039C">
        <w:t>unloc_</w:t>
      </w:r>
      <w:r>
        <w:t>2d_xsecview: point file for cross-section viewing</w:t>
      </w:r>
    </w:p>
    <w:p w14:paraId="423B865A" w14:textId="77777777" w:rsidR="00A90855" w:rsidRPr="00AE67DF" w:rsidRDefault="00A90855" w:rsidP="00A90855">
      <w:pPr>
        <w:pStyle w:val="Heading5"/>
      </w:pPr>
      <w:r w:rsidRPr="00AE67DF">
        <w:t>Troubleshooting</w:t>
      </w:r>
    </w:p>
    <w:p w14:paraId="009E02BE" w14:textId="77777777" w:rsidR="00A90855" w:rsidRDefault="00A90855" w:rsidP="00A90855">
      <w:pPr>
        <w:pStyle w:val="ListParagraph"/>
      </w:pPr>
      <w:r>
        <w:t>Well points are appearing over blank spaces. Check that lithology and construction data exists for these wells.</w:t>
      </w:r>
    </w:p>
    <w:p w14:paraId="5C85EA0C" w14:textId="5F61E3F0" w:rsidR="00F565CB" w:rsidRDefault="00F565CB" w:rsidP="00F565CB">
      <w:pPr>
        <w:pStyle w:val="Heading3"/>
      </w:pPr>
      <w:bookmarkStart w:id="269" w:name="_Toc189638164"/>
      <w:r>
        <w:t xml:space="preserve">6b Create </w:t>
      </w:r>
      <w:r w:rsidR="00671735">
        <w:t xml:space="preserve">Unloc </w:t>
      </w:r>
      <w:r>
        <w:t>2D SWL Points</w:t>
      </w:r>
      <w:bookmarkEnd w:id="269"/>
    </w:p>
    <w:p w14:paraId="1870BED4" w14:textId="58CE24B2" w:rsidR="00F565CB" w:rsidRPr="00AE67DF" w:rsidRDefault="00F565CB" w:rsidP="00F565CB">
      <w:pPr>
        <w:rPr>
          <w:b/>
          <w:bCs/>
        </w:rPr>
      </w:pPr>
      <w:r>
        <w:t>This tool creates 2D points at static water level (SWL) elevations</w:t>
      </w:r>
      <w:r w:rsidR="00671735">
        <w:t xml:space="preserve"> for </w:t>
      </w:r>
      <w:r w:rsidR="00671735" w:rsidRPr="00671735">
        <w:rPr>
          <w:u w:val="single"/>
        </w:rPr>
        <w:t>unverified</w:t>
      </w:r>
      <w:r w:rsidR="00671735">
        <w:t xml:space="preserve"> wells</w:t>
      </w:r>
      <w:r>
        <w:t xml:space="preserve"> in cross-section view based on a swl well point location feature class (swl_</w:t>
      </w:r>
      <w:r w:rsidR="004A1F85">
        <w:t>unloc</w:t>
      </w:r>
      <w:r>
        <w:t>), and mapview cross section line file (xsln).</w:t>
      </w:r>
    </w:p>
    <w:p w14:paraId="38559725" w14:textId="77777777" w:rsidR="00F565CB" w:rsidRDefault="00F565CB" w:rsidP="00F565CB">
      <w:pPr>
        <w:pStyle w:val="Heading4"/>
      </w:pPr>
      <w:r>
        <w:t>Parameters</w:t>
      </w:r>
    </w:p>
    <w:p w14:paraId="46942EE6" w14:textId="77777777" w:rsidR="00F565CB" w:rsidRPr="001C5769" w:rsidRDefault="00F565CB" w:rsidP="00F565CB">
      <w:pPr>
        <w:pStyle w:val="ListParagraph"/>
      </w:pPr>
      <w:r>
        <w:t>Output geodatabase: gdb location for saving output files.</w:t>
      </w:r>
    </w:p>
    <w:p w14:paraId="3DD7F9D5" w14:textId="67326309" w:rsidR="00F565CB" w:rsidRDefault="00134D8E" w:rsidP="00F565CB">
      <w:pPr>
        <w:pStyle w:val="ListParagraph"/>
      </w:pPr>
      <w:ins w:id="270" w:author="Fielding, Ellen (DNR)" w:date="2024-07-24T10:50:00Z">
        <w:r>
          <w:t xml:space="preserve">Unloc </w:t>
        </w:r>
      </w:ins>
      <w:r w:rsidR="00F565CB">
        <w:t>SWL well point file (swl_</w:t>
      </w:r>
      <w:r w:rsidR="00844EE0">
        <w:t>unloc</w:t>
      </w:r>
      <w:ins w:id="271" w:author="Fielding, Ellen (DNR)" w:date="2024-07-24T10:51:00Z">
        <w:r w:rsidR="0029070F">
          <w:t>_clean</w:t>
        </w:r>
      </w:ins>
      <w:r w:rsidR="00F565CB">
        <w:t xml:space="preserve">): </w:t>
      </w:r>
      <w:r w:rsidR="0076511B">
        <w:t xml:space="preserve">mapview </w:t>
      </w:r>
      <w:r w:rsidR="00F565CB">
        <w:t xml:space="preserve">point feature class that contains </w:t>
      </w:r>
      <w:r w:rsidR="0014102B">
        <w:t xml:space="preserve">unverified </w:t>
      </w:r>
      <w:r w:rsidR="00F565CB">
        <w:t>well locations and swl elevations.</w:t>
      </w:r>
    </w:p>
    <w:p w14:paraId="49B7F998" w14:textId="6289198D" w:rsidR="00143204" w:rsidRDefault="00143204" w:rsidP="00EA2B33">
      <w:pPr>
        <w:pStyle w:val="ListParagraph"/>
        <w:numPr>
          <w:ilvl w:val="1"/>
          <w:numId w:val="5"/>
        </w:numPr>
      </w:pPr>
      <w:r>
        <w:t xml:space="preserve">Make sure the </w:t>
      </w:r>
    </w:p>
    <w:p w14:paraId="219836C6" w14:textId="1C132508" w:rsidR="00F565CB" w:rsidRPr="001C5769" w:rsidRDefault="00F565CB" w:rsidP="00F565CB">
      <w:pPr>
        <w:pStyle w:val="ListParagraph"/>
      </w:pPr>
      <w:del w:id="272" w:author="Fielding, Ellen (DNR)" w:date="2024-07-24T10:51:00Z">
        <w:r w:rsidDel="004D0979">
          <w:delText>Mapview c</w:delText>
        </w:r>
      </w:del>
      <w:ins w:id="273" w:author="Fielding, Ellen (DNR)" w:date="2024-07-24T10:51:00Z">
        <w:r w:rsidR="004D0979">
          <w:t>C</w:t>
        </w:r>
      </w:ins>
      <w:r>
        <w:t>ross section line file (xsln</w:t>
      </w:r>
      <w:r w:rsidR="00176E43">
        <w:t>_mapview</w:t>
      </w:r>
      <w:r>
        <w:t>): cross section lines in map view.</w:t>
      </w:r>
    </w:p>
    <w:p w14:paraId="677A0DF6" w14:textId="17209CD8" w:rsidR="00F565CB" w:rsidRPr="001C5769" w:rsidRDefault="00F565CB" w:rsidP="00F565CB">
      <w:pPr>
        <w:pStyle w:val="ListParagraph"/>
      </w:pPr>
      <w:r>
        <w:lastRenderedPageBreak/>
        <w:t>Cross section ID field</w:t>
      </w:r>
      <w:ins w:id="274" w:author="Fielding, Ellen (DNR)" w:date="2024-07-24T10:51:00Z">
        <w:r w:rsidR="002E4E55">
          <w:t xml:space="preserve"> (</w:t>
        </w:r>
        <w:r w:rsidR="00E2012A">
          <w:t>xsec_id</w:t>
        </w:r>
        <w:r w:rsidR="002E4E55">
          <w:t>)</w:t>
        </w:r>
      </w:ins>
      <w:r>
        <w:t>: field in xsln that contains cross section number.</w:t>
      </w:r>
    </w:p>
    <w:p w14:paraId="507693DF" w14:textId="70031D49" w:rsidR="00F565CB" w:rsidRPr="001C5769" w:rsidRDefault="00F565CB" w:rsidP="00F565CB">
      <w:pPr>
        <w:pStyle w:val="ListParagraph"/>
      </w:pPr>
      <w:del w:id="275" w:author="Fielding, Ellen (DNR)" w:date="2024-07-24T10:52:00Z">
        <w:r w:rsidDel="009675D9">
          <w:delText>SWL well point c</w:delText>
        </w:r>
      </w:del>
      <w:ins w:id="276" w:author="Fielding, Ellen (DNR)" w:date="2024-07-24T10:52:00Z">
        <w:r w:rsidR="009675D9">
          <w:t>C</w:t>
        </w:r>
      </w:ins>
      <w:r>
        <w:t>ross section ID field</w:t>
      </w:r>
      <w:ins w:id="277" w:author="Fielding, Ellen (DNR)" w:date="2024-07-24T10:52:00Z">
        <w:r w:rsidR="00447B10">
          <w:t xml:space="preserve"> in SWL well point file (</w:t>
        </w:r>
        <w:r w:rsidR="00130ED7">
          <w:t>xsec_id)</w:t>
        </w:r>
      </w:ins>
      <w:r>
        <w:t>: field in swl_</w:t>
      </w:r>
      <w:r w:rsidR="00E506AB">
        <w:t>unloc</w:t>
      </w:r>
      <w:r>
        <w:t xml:space="preserve"> that contains cross section number that matches number in xsln file.</w:t>
      </w:r>
    </w:p>
    <w:p w14:paraId="7013B55D" w14:textId="00533D1A" w:rsidR="00F565CB" w:rsidRPr="001C5769" w:rsidRDefault="00F565CB" w:rsidP="00F565CB">
      <w:pPr>
        <w:pStyle w:val="ListParagraph"/>
      </w:pPr>
      <w:r>
        <w:t>Well id field in SWL well point file</w:t>
      </w:r>
      <w:ins w:id="278" w:author="Fielding, Ellen (DNR)" w:date="2024-07-24T10:52:00Z">
        <w:r w:rsidR="00594636">
          <w:t xml:space="preserve"> (related)</w:t>
        </w:r>
      </w:ins>
      <w:r>
        <w:t>: field that is used to relate to swl table</w:t>
      </w:r>
      <w:del w:id="279" w:author="Fielding, Ellen (DNR)" w:date="2024-07-24T10:53:00Z">
        <w:r w:rsidDel="00594636">
          <w:delText xml:space="preserve"> (relateid)</w:delText>
        </w:r>
      </w:del>
      <w:r>
        <w:t>.</w:t>
      </w:r>
    </w:p>
    <w:p w14:paraId="3F21AB71" w14:textId="430BEBF2" w:rsidR="00F565CB" w:rsidRPr="001C5769" w:rsidRDefault="00F565CB" w:rsidP="00F565CB">
      <w:pPr>
        <w:pStyle w:val="ListParagraph"/>
      </w:pPr>
      <w:r>
        <w:t>Buffer distance: must match value used in Get CWI Data tool.</w:t>
      </w:r>
    </w:p>
    <w:p w14:paraId="09BAF53B" w14:textId="3B678CDD" w:rsidR="00F565CB" w:rsidRPr="001C5769" w:rsidRDefault="00F565CB" w:rsidP="00F565CB">
      <w:pPr>
        <w:pStyle w:val="ListParagraph"/>
      </w:pPr>
      <w:r>
        <w:t>Vertical exaggeration: must match value used in Create Raster Profiles tool.</w:t>
      </w:r>
    </w:p>
    <w:p w14:paraId="645E907A" w14:textId="77777777" w:rsidR="00F565CB" w:rsidRDefault="00F565CB" w:rsidP="00F565CB">
      <w:pPr>
        <w:jc w:val="center"/>
      </w:pPr>
      <w:r>
        <w:rPr>
          <w:noProof/>
        </w:rPr>
        <w:drawing>
          <wp:inline distT="0" distB="0" distL="0" distR="0" wp14:anchorId="395E8901" wp14:editId="7ABACB7E">
            <wp:extent cx="2720340" cy="4151238"/>
            <wp:effectExtent l="0" t="0" r="3810" b="1905"/>
            <wp:docPr id="1532695146" name="Picture 153269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24607" name=""/>
                    <pic:cNvPicPr/>
                  </pic:nvPicPr>
                  <pic:blipFill>
                    <a:blip r:embed="rId41"/>
                    <a:stretch>
                      <a:fillRect/>
                    </a:stretch>
                  </pic:blipFill>
                  <pic:spPr>
                    <a:xfrm>
                      <a:off x="0" y="0"/>
                      <a:ext cx="2739217" cy="4180045"/>
                    </a:xfrm>
                    <a:prstGeom prst="rect">
                      <a:avLst/>
                    </a:prstGeom>
                  </pic:spPr>
                </pic:pic>
              </a:graphicData>
            </a:graphic>
          </wp:inline>
        </w:drawing>
      </w:r>
    </w:p>
    <w:p w14:paraId="1AD9936E" w14:textId="77777777" w:rsidR="00F565CB" w:rsidRDefault="00F565CB" w:rsidP="00F565CB">
      <w:pPr>
        <w:pStyle w:val="Heading4"/>
      </w:pPr>
      <w:r>
        <w:t>Output</w:t>
      </w:r>
    </w:p>
    <w:p w14:paraId="27F9A726" w14:textId="2DF20022" w:rsidR="00F565CB" w:rsidRDefault="00F565CB" w:rsidP="00F565CB">
      <w:pPr>
        <w:pStyle w:val="ListParagraph"/>
      </w:pPr>
      <w:commentRangeStart w:id="280"/>
      <w:r>
        <w:t>swl_unloc_2d_xsecview: point file for cross-section viewing</w:t>
      </w:r>
      <w:commentRangeEnd w:id="280"/>
      <w:r w:rsidR="00964CD1">
        <w:rPr>
          <w:rStyle w:val="CommentReference"/>
        </w:rPr>
        <w:commentReference w:id="280"/>
      </w:r>
    </w:p>
    <w:p w14:paraId="2F8E1B85" w14:textId="77777777" w:rsidR="00F565CB" w:rsidRPr="00AE67DF" w:rsidRDefault="00F565CB" w:rsidP="00F565CB">
      <w:pPr>
        <w:pStyle w:val="Heading5"/>
      </w:pPr>
      <w:r w:rsidRPr="00AE67DF">
        <w:t>Troubleshooting</w:t>
      </w:r>
    </w:p>
    <w:p w14:paraId="79C2986D" w14:textId="78B8D07B" w:rsidR="00F565CB" w:rsidRDefault="00F565CB" w:rsidP="00F565CB">
      <w:pPr>
        <w:pStyle w:val="ListParagraph"/>
      </w:pPr>
      <w:r>
        <w:t>Well points are missing. Check that there are SWL records for these wells</w:t>
      </w:r>
      <w:r w:rsidR="000D2EC6">
        <w:t xml:space="preserve"> and the measurement values are not null or zero.</w:t>
      </w:r>
    </w:p>
    <w:p w14:paraId="46A5A356" w14:textId="0CB8F596" w:rsidR="007D0D4A" w:rsidRDefault="007D0D4A" w:rsidP="007D0D4A">
      <w:pPr>
        <w:pStyle w:val="Heading3"/>
      </w:pPr>
      <w:bookmarkStart w:id="281" w:name="_Toc1399624904"/>
      <w:r>
        <w:t xml:space="preserve">6c Create </w:t>
      </w:r>
      <w:r w:rsidR="00F94947">
        <w:t xml:space="preserve">Unloc </w:t>
      </w:r>
      <w:r>
        <w:t>2D DPL Points</w:t>
      </w:r>
      <w:bookmarkEnd w:id="281"/>
    </w:p>
    <w:p w14:paraId="5B77FF65" w14:textId="685E6D10" w:rsidR="007D0D4A" w:rsidRPr="00AE67DF" w:rsidRDefault="007D0D4A" w:rsidP="007D0D4A">
      <w:pPr>
        <w:rPr>
          <w:b/>
          <w:bCs/>
        </w:rPr>
      </w:pPr>
      <w:r>
        <w:t xml:space="preserve">This tool creates </w:t>
      </w:r>
      <w:r w:rsidR="008D3DD2" w:rsidRPr="008D3DD2">
        <w:rPr>
          <w:u w:val="single"/>
        </w:rPr>
        <w:t>unverified</w:t>
      </w:r>
      <w:r w:rsidR="008D3DD2">
        <w:t xml:space="preserve"> </w:t>
      </w:r>
      <w:r>
        <w:t>2D well points at pump or drop pipe (DPL) elevations in cross-section view based on a dpl well point location feature class (dpl_</w:t>
      </w:r>
      <w:r w:rsidR="00E506AB">
        <w:t>unloc</w:t>
      </w:r>
      <w:r>
        <w:t>), and mapview cross section line file (xsln).</w:t>
      </w:r>
    </w:p>
    <w:p w14:paraId="258DA7C6" w14:textId="77777777" w:rsidR="007D0D4A" w:rsidRDefault="007D0D4A" w:rsidP="007D0D4A">
      <w:pPr>
        <w:pStyle w:val="Heading4"/>
      </w:pPr>
      <w:r>
        <w:lastRenderedPageBreak/>
        <w:t>Parameters</w:t>
      </w:r>
    </w:p>
    <w:p w14:paraId="466A27DA" w14:textId="77777777" w:rsidR="007D0D4A" w:rsidRPr="001C5769" w:rsidRDefault="007D0D4A" w:rsidP="007D0D4A">
      <w:pPr>
        <w:pStyle w:val="ListParagraph"/>
      </w:pPr>
      <w:r>
        <w:t>Output geodatabase: gdb location for saving output files.</w:t>
      </w:r>
    </w:p>
    <w:p w14:paraId="7187B6A0" w14:textId="74D42920" w:rsidR="007D0D4A" w:rsidRPr="001C5769" w:rsidRDefault="007D0D4A" w:rsidP="007D0D4A">
      <w:pPr>
        <w:pStyle w:val="ListParagraph"/>
      </w:pPr>
      <w:r>
        <w:t>DPL well point file (dpl_</w:t>
      </w:r>
      <w:r w:rsidR="00E93848">
        <w:t>unloc</w:t>
      </w:r>
      <w:ins w:id="282" w:author="Fielding, Ellen (DNR)" w:date="2024-07-24T10:54:00Z">
        <w:r w:rsidR="00051BA1">
          <w:t>_clean</w:t>
        </w:r>
      </w:ins>
      <w:r>
        <w:t>): point feature class that contains well locations and drop pipe lengths.</w:t>
      </w:r>
    </w:p>
    <w:p w14:paraId="7E760F8F" w14:textId="04480ABB" w:rsidR="007D0D4A" w:rsidRPr="001C5769" w:rsidRDefault="007D0D4A" w:rsidP="007D0D4A">
      <w:pPr>
        <w:pStyle w:val="ListParagraph"/>
      </w:pPr>
      <w:del w:id="283" w:author="Fielding, Ellen (DNR)" w:date="2024-07-24T10:54:00Z">
        <w:r w:rsidDel="00D113A6">
          <w:delText>Mapview c</w:delText>
        </w:r>
      </w:del>
      <w:ins w:id="284" w:author="Fielding, Ellen (DNR)" w:date="2024-07-24T10:54:00Z">
        <w:r w:rsidR="00D113A6">
          <w:t>C</w:t>
        </w:r>
      </w:ins>
      <w:r>
        <w:t xml:space="preserve">ross section line file </w:t>
      </w:r>
      <w:ins w:id="285" w:author="Fielding, Ellen (DNR)" w:date="2024-07-24T10:54:00Z">
        <w:r w:rsidR="00D113A6">
          <w:t xml:space="preserve">(mapview) </w:t>
        </w:r>
      </w:ins>
      <w:r>
        <w:t>(xsln</w:t>
      </w:r>
      <w:r w:rsidR="00176E43">
        <w:t>_mapview</w:t>
      </w:r>
      <w:r>
        <w:t>): cross section lines in map view.</w:t>
      </w:r>
    </w:p>
    <w:p w14:paraId="123FCF79" w14:textId="6E255B0D" w:rsidR="007D0D4A" w:rsidRPr="001C5769" w:rsidRDefault="007D0D4A" w:rsidP="007D0D4A">
      <w:pPr>
        <w:pStyle w:val="ListParagraph"/>
      </w:pPr>
      <w:r>
        <w:t>Cross section ID field</w:t>
      </w:r>
      <w:ins w:id="286" w:author="Fielding, Ellen (DNR)" w:date="2024-07-24T10:54:00Z">
        <w:r w:rsidR="00EA075F">
          <w:t xml:space="preserve"> (</w:t>
        </w:r>
      </w:ins>
      <w:ins w:id="287" w:author="Fielding, Ellen (DNR)" w:date="2024-07-24T10:55:00Z">
        <w:r w:rsidR="00EA075F">
          <w:t>x</w:t>
        </w:r>
        <w:r w:rsidR="00603F03">
          <w:t>sec_id)</w:t>
        </w:r>
      </w:ins>
      <w:r>
        <w:t>: field in xsln that contains cross section number.</w:t>
      </w:r>
    </w:p>
    <w:p w14:paraId="35070570" w14:textId="445FA20C" w:rsidR="007D0D4A" w:rsidRPr="001C5769" w:rsidRDefault="007D0D4A" w:rsidP="007D0D4A">
      <w:pPr>
        <w:pStyle w:val="ListParagraph"/>
      </w:pPr>
      <w:del w:id="288" w:author="Fielding, Ellen (DNR)" w:date="2024-07-24T10:55:00Z">
        <w:r w:rsidDel="00F9477F">
          <w:delText>DPL well point c</w:delText>
        </w:r>
      </w:del>
      <w:ins w:id="289" w:author="Fielding, Ellen (DNR)" w:date="2024-07-24T10:55:00Z">
        <w:r w:rsidR="00F9477F">
          <w:t>C</w:t>
        </w:r>
      </w:ins>
      <w:r>
        <w:t>ross section ID field</w:t>
      </w:r>
      <w:ins w:id="290" w:author="Fielding, Ellen (DNR)" w:date="2024-07-24T10:55:00Z">
        <w:r w:rsidR="00F9477F">
          <w:t xml:space="preserve"> in DPL well point file (xsec_id)</w:t>
        </w:r>
      </w:ins>
      <w:r>
        <w:t>: field in dpl_</w:t>
      </w:r>
      <w:r w:rsidR="00E93848">
        <w:t>unloc</w:t>
      </w:r>
      <w:r>
        <w:t xml:space="preserve"> that contains cross section number that matches number in xsln file.</w:t>
      </w:r>
    </w:p>
    <w:p w14:paraId="6968612B" w14:textId="56C0D807" w:rsidR="007D0D4A" w:rsidRPr="001C5769" w:rsidRDefault="007D0D4A" w:rsidP="007D0D4A">
      <w:pPr>
        <w:pStyle w:val="ListParagraph"/>
      </w:pPr>
      <w:r>
        <w:t>Well id field in DPL well point file</w:t>
      </w:r>
      <w:ins w:id="291" w:author="Fielding, Ellen (DNR)" w:date="2024-07-24T10:55:00Z">
        <w:r w:rsidR="00714153">
          <w:t xml:space="preserve"> (related)</w:t>
        </w:r>
      </w:ins>
      <w:r>
        <w:t>: field that is used to relate to dpl table</w:t>
      </w:r>
      <w:del w:id="292" w:author="Fielding, Ellen (DNR)" w:date="2024-07-24T10:56:00Z">
        <w:r w:rsidDel="00714153">
          <w:delText xml:space="preserve"> (relateid)</w:delText>
        </w:r>
      </w:del>
      <w:r>
        <w:t>.</w:t>
      </w:r>
    </w:p>
    <w:p w14:paraId="64649366" w14:textId="0E93CDFC" w:rsidR="007D0D4A" w:rsidRPr="001C5769" w:rsidRDefault="007D0D4A" w:rsidP="007D0D4A">
      <w:pPr>
        <w:pStyle w:val="ListParagraph"/>
      </w:pPr>
      <w:r>
        <w:t>Buffer distance: must match value used in Get CWI Data tool.</w:t>
      </w:r>
    </w:p>
    <w:p w14:paraId="017795A9" w14:textId="5751EBE7" w:rsidR="007D0D4A" w:rsidRPr="001C5769" w:rsidRDefault="007D0D4A" w:rsidP="007D0D4A">
      <w:pPr>
        <w:pStyle w:val="ListParagraph"/>
      </w:pPr>
      <w:r>
        <w:t>Vertical exaggeration: must match value used in Create Raster Profiles tool.</w:t>
      </w:r>
    </w:p>
    <w:p w14:paraId="3987D383" w14:textId="77777777" w:rsidR="007D0D4A" w:rsidRDefault="007D0D4A" w:rsidP="007D0D4A">
      <w:pPr>
        <w:pStyle w:val="Heading4"/>
      </w:pPr>
      <w:r>
        <w:t>Output</w:t>
      </w:r>
    </w:p>
    <w:p w14:paraId="2ACA105F" w14:textId="7AD3E0D7" w:rsidR="007D0D4A" w:rsidRDefault="007D0D4A" w:rsidP="007D0D4A">
      <w:pPr>
        <w:pStyle w:val="ListParagraph"/>
      </w:pPr>
      <w:r>
        <w:t>dpl_unloc_2d_xsecview: point file for cross-section viewing.</w:t>
      </w:r>
    </w:p>
    <w:p w14:paraId="24E2E6CD" w14:textId="77777777" w:rsidR="007D0D4A" w:rsidRPr="00AE67DF" w:rsidRDefault="007D0D4A" w:rsidP="007D0D4A">
      <w:pPr>
        <w:pStyle w:val="Heading5"/>
      </w:pPr>
      <w:r w:rsidRPr="00AE67DF">
        <w:t>Troubleshooting</w:t>
      </w:r>
    </w:p>
    <w:p w14:paraId="2FBD1B98" w14:textId="77777777" w:rsidR="007D0D4A" w:rsidRDefault="007D0D4A" w:rsidP="007D0D4A">
      <w:pPr>
        <w:pStyle w:val="ListParagraph"/>
      </w:pPr>
      <w:r>
        <w:t>Well points are missing. Check that there are DPL records for these wells.</w:t>
      </w:r>
    </w:p>
    <w:p w14:paraId="73A9445A" w14:textId="573390A5" w:rsidR="00680F11" w:rsidRDefault="00680F11" w:rsidP="00EA2B33">
      <w:pPr>
        <w:pStyle w:val="Heading2"/>
        <w:rPr>
          <w:spacing w:val="-2"/>
        </w:rPr>
      </w:pPr>
      <w:bookmarkStart w:id="293" w:name="_Toc817013944"/>
      <w:r>
        <w:rPr>
          <w:spacing w:val="8"/>
        </w:rPr>
        <w:t>Editing W</w:t>
      </w:r>
      <w:r>
        <w:t>ell</w:t>
      </w:r>
      <w:r>
        <w:rPr>
          <w:spacing w:val="21"/>
        </w:rPr>
        <w:t xml:space="preserve"> </w:t>
      </w:r>
      <w:r>
        <w:rPr>
          <w:spacing w:val="-2"/>
        </w:rPr>
        <w:t>Data</w:t>
      </w:r>
      <w:bookmarkEnd w:id="293"/>
    </w:p>
    <w:p w14:paraId="3FB02ECD" w14:textId="77777777" w:rsidR="00680F11" w:rsidRPr="0002276A" w:rsidRDefault="00680F11" w:rsidP="00680F11">
      <w:pPr>
        <w:rPr>
          <w:b/>
          <w:bCs/>
        </w:rPr>
      </w:pPr>
      <w:r w:rsidRPr="0002276A">
        <w:rPr>
          <w:b/>
          <w:bCs/>
        </w:rPr>
        <w:t>Only make these changes AFTER running the Get CWI tool.</w:t>
      </w:r>
    </w:p>
    <w:p w14:paraId="00DBE088" w14:textId="77777777" w:rsidR="00680F11" w:rsidRDefault="00680F11" w:rsidP="009B0685">
      <w:pPr>
        <w:pStyle w:val="Heading3"/>
      </w:pPr>
      <w:bookmarkStart w:id="294" w:name="_Toc747050434"/>
      <w:r>
        <w:t>Edit</w:t>
      </w:r>
      <w:r>
        <w:rPr>
          <w:spacing w:val="10"/>
        </w:rPr>
        <w:t xml:space="preserve"> </w:t>
      </w:r>
      <w:r>
        <w:t>well</w:t>
      </w:r>
      <w:r>
        <w:rPr>
          <w:spacing w:val="23"/>
        </w:rPr>
        <w:t xml:space="preserve"> </w:t>
      </w:r>
      <w:r>
        <w:t>information</w:t>
      </w:r>
      <w:bookmarkEnd w:id="294"/>
    </w:p>
    <w:p w14:paraId="0E41696C" w14:textId="29E9F3F9" w:rsidR="00680F11" w:rsidRDefault="00680F11" w:rsidP="00680F11">
      <w:pPr>
        <w:pStyle w:val="ListParagraph"/>
        <w:widowControl w:val="0"/>
        <w:numPr>
          <w:ilvl w:val="0"/>
          <w:numId w:val="15"/>
        </w:numPr>
        <w:tabs>
          <w:tab w:val="left" w:pos="840"/>
        </w:tabs>
        <w:autoSpaceDE w:val="0"/>
        <w:autoSpaceDN w:val="0"/>
        <w:spacing w:before="43" w:after="0" w:line="256" w:lineRule="auto"/>
        <w:ind w:right="401"/>
        <w:contextualSpacing w:val="0"/>
      </w:pPr>
      <w:r>
        <w:t>In</w:t>
      </w:r>
      <w:r>
        <w:rPr>
          <w:spacing w:val="-6"/>
        </w:rPr>
        <w:t xml:space="preserve"> </w:t>
      </w:r>
      <w:r>
        <w:t>some instances, information contained</w:t>
      </w:r>
      <w:r>
        <w:rPr>
          <w:spacing w:val="-6"/>
        </w:rPr>
        <w:t xml:space="preserve"> </w:t>
      </w:r>
      <w:r>
        <w:t>in</w:t>
      </w:r>
      <w:r>
        <w:rPr>
          <w:spacing w:val="-6"/>
        </w:rPr>
        <w:t xml:space="preserve"> </w:t>
      </w:r>
      <w:r>
        <w:t>CWI may</w:t>
      </w:r>
      <w:r>
        <w:rPr>
          <w:spacing w:val="-6"/>
        </w:rPr>
        <w:t xml:space="preserve"> </w:t>
      </w:r>
      <w:r>
        <w:t>be inaccurate.</w:t>
      </w:r>
      <w:r>
        <w:rPr>
          <w:spacing w:val="-9"/>
        </w:rPr>
        <w:t xml:space="preserve"> </w:t>
      </w:r>
      <w:r>
        <w:t>Information</w:t>
      </w:r>
      <w:r>
        <w:rPr>
          <w:spacing w:val="-23"/>
        </w:rPr>
        <w:t xml:space="preserve"> </w:t>
      </w:r>
      <w:r>
        <w:t>in the attribute table of the “wwpt” file can be updated using</w:t>
      </w:r>
      <w:r>
        <w:rPr>
          <w:spacing w:val="40"/>
        </w:rPr>
        <w:t xml:space="preserve"> </w:t>
      </w:r>
      <w:r>
        <w:t xml:space="preserve">the </w:t>
      </w:r>
      <w:r>
        <w:rPr>
          <w:b/>
        </w:rPr>
        <w:t>Edit</w:t>
      </w:r>
      <w:r>
        <w:rPr>
          <w:b/>
          <w:spacing w:val="-7"/>
        </w:rPr>
        <w:t xml:space="preserve"> </w:t>
      </w:r>
      <w:r w:rsidR="0093781F">
        <w:t>ribbon</w:t>
      </w:r>
      <w:r>
        <w:t>. Double click in the attribute table cell you want to edit</w:t>
      </w:r>
      <w:r w:rsidR="00895D48">
        <w:t>, make your edits,</w:t>
      </w:r>
      <w:r>
        <w:t xml:space="preserve"> and click Save on the Edit ribbon when finished.</w:t>
      </w:r>
    </w:p>
    <w:p w14:paraId="7E76078F" w14:textId="77777777" w:rsidR="00680F11" w:rsidRDefault="00680F11" w:rsidP="009B0685">
      <w:pPr>
        <w:pStyle w:val="Heading3"/>
      </w:pPr>
      <w:bookmarkStart w:id="295" w:name="_Toc959832325"/>
      <w:r>
        <w:t>Edit</w:t>
      </w:r>
      <w:r>
        <w:rPr>
          <w:spacing w:val="10"/>
        </w:rPr>
        <w:t xml:space="preserve"> </w:t>
      </w:r>
      <w:r>
        <w:t>well</w:t>
      </w:r>
      <w:r>
        <w:rPr>
          <w:spacing w:val="23"/>
        </w:rPr>
        <w:t xml:space="preserve"> </w:t>
      </w:r>
      <w:r>
        <w:rPr>
          <w:spacing w:val="-2"/>
        </w:rPr>
        <w:t>locations</w:t>
      </w:r>
      <w:bookmarkEnd w:id="295"/>
    </w:p>
    <w:p w14:paraId="110CEE8D" w14:textId="3219CCFC" w:rsidR="00680F11" w:rsidRDefault="00680F11" w:rsidP="00680F11">
      <w:pPr>
        <w:pStyle w:val="ListParagraph"/>
        <w:widowControl w:val="0"/>
        <w:numPr>
          <w:ilvl w:val="0"/>
          <w:numId w:val="14"/>
        </w:numPr>
        <w:tabs>
          <w:tab w:val="left" w:pos="840"/>
        </w:tabs>
        <w:autoSpaceDE w:val="0"/>
        <w:autoSpaceDN w:val="0"/>
        <w:spacing w:before="27" w:after="0" w:line="261" w:lineRule="auto"/>
        <w:ind w:right="450"/>
        <w:contextualSpacing w:val="0"/>
      </w:pPr>
      <w:r>
        <w:t>If it is determined that</w:t>
      </w:r>
      <w:r>
        <w:rPr>
          <w:spacing w:val="-4"/>
        </w:rPr>
        <w:t xml:space="preserve"> </w:t>
      </w:r>
      <w:r>
        <w:t>a well is inaccurately</w:t>
      </w:r>
      <w:r>
        <w:rPr>
          <w:spacing w:val="-18"/>
        </w:rPr>
        <w:t xml:space="preserve"> </w:t>
      </w:r>
      <w:r>
        <w:t>located, the well point can be moved in the “Map View”</w:t>
      </w:r>
      <w:r>
        <w:rPr>
          <w:spacing w:val="-9"/>
        </w:rPr>
        <w:t xml:space="preserve"> </w:t>
      </w:r>
      <w:r>
        <w:t>data frame.</w:t>
      </w:r>
      <w:r>
        <w:rPr>
          <w:spacing w:val="-2"/>
        </w:rPr>
        <w:t xml:space="preserve"> </w:t>
      </w:r>
      <w:r>
        <w:t>Start</w:t>
      </w:r>
      <w:r>
        <w:rPr>
          <w:spacing w:val="-11"/>
        </w:rPr>
        <w:t xml:space="preserve"> </w:t>
      </w:r>
      <w:r>
        <w:t>by clicking on the wwpt layer, then open the Edit ribbon.</w:t>
      </w:r>
    </w:p>
    <w:p w14:paraId="3828612D" w14:textId="77777777" w:rsidR="00680F11" w:rsidRDefault="00680F11" w:rsidP="00680F11">
      <w:pPr>
        <w:pStyle w:val="ListParagraph"/>
        <w:widowControl w:val="0"/>
        <w:numPr>
          <w:ilvl w:val="0"/>
          <w:numId w:val="14"/>
        </w:numPr>
        <w:tabs>
          <w:tab w:val="left" w:pos="840"/>
        </w:tabs>
        <w:autoSpaceDE w:val="0"/>
        <w:autoSpaceDN w:val="0"/>
        <w:spacing w:before="0" w:after="0" w:line="256" w:lineRule="auto"/>
        <w:ind w:right="649"/>
        <w:contextualSpacing w:val="0"/>
      </w:pPr>
      <w:r>
        <w:t>Click on</w:t>
      </w:r>
      <w:r>
        <w:rPr>
          <w:spacing w:val="-9"/>
        </w:rPr>
        <w:t xml:space="preserve"> </w:t>
      </w:r>
      <w:r>
        <w:t>the</w:t>
      </w:r>
      <w:r>
        <w:rPr>
          <w:spacing w:val="-3"/>
        </w:rPr>
        <w:t xml:space="preserve"> </w:t>
      </w:r>
      <w:r>
        <w:t>well</w:t>
      </w:r>
      <w:r>
        <w:rPr>
          <w:spacing w:val="-7"/>
        </w:rPr>
        <w:t xml:space="preserve"> </w:t>
      </w:r>
      <w:r>
        <w:t>point</w:t>
      </w:r>
      <w:r>
        <w:rPr>
          <w:spacing w:val="17"/>
        </w:rPr>
        <w:t xml:space="preserve"> </w:t>
      </w:r>
      <w:r>
        <w:t>of</w:t>
      </w:r>
      <w:r>
        <w:rPr>
          <w:spacing w:val="-8"/>
        </w:rPr>
        <w:t xml:space="preserve"> </w:t>
      </w:r>
      <w:r>
        <w:t>interest using</w:t>
      </w:r>
      <w:r>
        <w:rPr>
          <w:spacing w:val="18"/>
        </w:rPr>
        <w:t xml:space="preserve"> </w:t>
      </w:r>
      <w:r>
        <w:t>the</w:t>
      </w:r>
      <w:r>
        <w:rPr>
          <w:spacing w:val="-17"/>
        </w:rPr>
        <w:t xml:space="preserve"> </w:t>
      </w:r>
      <w:r>
        <w:rPr>
          <w:b/>
        </w:rPr>
        <w:t>Selection</w:t>
      </w:r>
      <w:r>
        <w:rPr>
          <w:b/>
          <w:spacing w:val="-11"/>
        </w:rPr>
        <w:t xml:space="preserve"> </w:t>
      </w:r>
      <w:r>
        <w:t>tool</w:t>
      </w:r>
      <w:r>
        <w:rPr>
          <w:spacing w:val="-7"/>
        </w:rPr>
        <w:t xml:space="preserve"> </w:t>
      </w:r>
      <w:r>
        <w:t>to</w:t>
      </w:r>
      <w:r>
        <w:rPr>
          <w:spacing w:val="-9"/>
        </w:rPr>
        <w:t xml:space="preserve"> </w:t>
      </w:r>
      <w:r>
        <w:t>highlight that</w:t>
      </w:r>
      <w:r>
        <w:rPr>
          <w:spacing w:val="-13"/>
        </w:rPr>
        <w:t xml:space="preserve"> </w:t>
      </w:r>
      <w:r>
        <w:t>point. Then</w:t>
      </w:r>
      <w:r>
        <w:rPr>
          <w:spacing w:val="-9"/>
        </w:rPr>
        <w:t xml:space="preserve"> </w:t>
      </w:r>
      <w:r>
        <w:t>click</w:t>
      </w:r>
      <w:r>
        <w:rPr>
          <w:spacing w:val="-9"/>
        </w:rPr>
        <w:t xml:space="preserve"> </w:t>
      </w:r>
      <w:r>
        <w:t>on and drag the well point</w:t>
      </w:r>
      <w:r>
        <w:rPr>
          <w:spacing w:val="40"/>
        </w:rPr>
        <w:t xml:space="preserve"> </w:t>
      </w:r>
      <w:r>
        <w:t>to the desired location. Save edits when done</w:t>
      </w:r>
      <w:r>
        <w:rPr>
          <w:spacing w:val="-2"/>
        </w:rPr>
        <w:t>.</w:t>
      </w:r>
    </w:p>
    <w:p w14:paraId="0024DFE8" w14:textId="77777777" w:rsidR="00680F11" w:rsidRDefault="00680F11" w:rsidP="00680F11">
      <w:pPr>
        <w:pStyle w:val="ListParagraph"/>
        <w:widowControl w:val="0"/>
        <w:numPr>
          <w:ilvl w:val="0"/>
          <w:numId w:val="14"/>
        </w:numPr>
        <w:tabs>
          <w:tab w:val="left" w:pos="840"/>
        </w:tabs>
        <w:autoSpaceDE w:val="0"/>
        <w:autoSpaceDN w:val="0"/>
        <w:spacing w:before="0" w:after="0" w:line="256" w:lineRule="auto"/>
        <w:ind w:right="706"/>
        <w:contextualSpacing w:val="0"/>
      </w:pPr>
      <w:r>
        <w:t>While</w:t>
      </w:r>
      <w:r>
        <w:rPr>
          <w:spacing w:val="27"/>
        </w:rPr>
        <w:t xml:space="preserve"> </w:t>
      </w:r>
      <w:r>
        <w:t>the</w:t>
      </w:r>
      <w:r>
        <w:rPr>
          <w:spacing w:val="-12"/>
        </w:rPr>
        <w:t xml:space="preserve"> </w:t>
      </w:r>
      <w:r>
        <w:t>well point has</w:t>
      </w:r>
      <w:r>
        <w:rPr>
          <w:spacing w:val="-2"/>
        </w:rPr>
        <w:t xml:space="preserve"> </w:t>
      </w:r>
      <w:r>
        <w:t>moved in the</w:t>
      </w:r>
      <w:r>
        <w:rPr>
          <w:spacing w:val="-12"/>
        </w:rPr>
        <w:t xml:space="preserve"> </w:t>
      </w:r>
      <w:r>
        <w:t>Map View,</w:t>
      </w:r>
      <w:r>
        <w:rPr>
          <w:spacing w:val="-2"/>
        </w:rPr>
        <w:t xml:space="preserve"> </w:t>
      </w:r>
      <w:r>
        <w:t>the associated coordinates</w:t>
      </w:r>
      <w:r>
        <w:rPr>
          <w:spacing w:val="-2"/>
        </w:rPr>
        <w:t xml:space="preserve"> </w:t>
      </w:r>
      <w:r>
        <w:t>have not been updated</w:t>
      </w:r>
      <w:r>
        <w:rPr>
          <w:spacing w:val="-5"/>
        </w:rPr>
        <w:t xml:space="preserve"> </w:t>
      </w:r>
      <w:r>
        <w:t>in the</w:t>
      </w:r>
      <w:r>
        <w:rPr>
          <w:spacing w:val="-15"/>
        </w:rPr>
        <w:t xml:space="preserve"> </w:t>
      </w:r>
      <w:r>
        <w:t>“wwpt” attribute</w:t>
      </w:r>
      <w:r>
        <w:rPr>
          <w:spacing w:val="-16"/>
        </w:rPr>
        <w:t xml:space="preserve"> </w:t>
      </w:r>
      <w:r>
        <w:t>table.</w:t>
      </w:r>
      <w:r>
        <w:rPr>
          <w:spacing w:val="-8"/>
        </w:rPr>
        <w:t xml:space="preserve"> </w:t>
      </w:r>
      <w:r>
        <w:t>To</w:t>
      </w:r>
      <w:r>
        <w:rPr>
          <w:spacing w:val="-5"/>
        </w:rPr>
        <w:t xml:space="preserve"> </w:t>
      </w:r>
      <w:r>
        <w:t>do this, open</w:t>
      </w:r>
      <w:r>
        <w:rPr>
          <w:spacing w:val="-5"/>
        </w:rPr>
        <w:t xml:space="preserve"> </w:t>
      </w:r>
      <w:r>
        <w:t>the attribute</w:t>
      </w:r>
      <w:r>
        <w:rPr>
          <w:spacing w:val="-16"/>
        </w:rPr>
        <w:t xml:space="preserve"> </w:t>
      </w:r>
      <w:r>
        <w:t>table</w:t>
      </w:r>
      <w:r>
        <w:rPr>
          <w:spacing w:val="-16"/>
        </w:rPr>
        <w:t xml:space="preserve"> </w:t>
      </w:r>
      <w:r>
        <w:t>and</w:t>
      </w:r>
      <w:r>
        <w:rPr>
          <w:spacing w:val="-5"/>
        </w:rPr>
        <w:t xml:space="preserve"> </w:t>
      </w:r>
      <w:r>
        <w:t>find the UTME and UTMN</w:t>
      </w:r>
      <w:r>
        <w:rPr>
          <w:spacing w:val="-9"/>
        </w:rPr>
        <w:t xml:space="preserve"> </w:t>
      </w:r>
      <w:r>
        <w:t>columns.</w:t>
      </w:r>
      <w:r>
        <w:rPr>
          <w:spacing w:val="40"/>
        </w:rPr>
        <w:t xml:space="preserve"> </w:t>
      </w:r>
      <w:r>
        <w:t>Highlight one</w:t>
      </w:r>
      <w:r>
        <w:rPr>
          <w:spacing w:val="36"/>
        </w:rPr>
        <w:t xml:space="preserve"> </w:t>
      </w:r>
      <w:r>
        <w:t xml:space="preserve">column at a time and select </w:t>
      </w:r>
      <w:r>
        <w:rPr>
          <w:b/>
        </w:rPr>
        <w:t>Calculate</w:t>
      </w:r>
      <w:r>
        <w:rPr>
          <w:b/>
          <w:spacing w:val="-9"/>
        </w:rPr>
        <w:t xml:space="preserve"> </w:t>
      </w:r>
      <w:r>
        <w:rPr>
          <w:b/>
        </w:rPr>
        <w:t>Geometry</w:t>
      </w:r>
      <w:r>
        <w:t>.</w:t>
      </w:r>
    </w:p>
    <w:p w14:paraId="21AE719E" w14:textId="77777777" w:rsidR="00680F11" w:rsidRDefault="00680F11" w:rsidP="00680F11">
      <w:pPr>
        <w:pStyle w:val="ListParagraph"/>
        <w:widowControl w:val="0"/>
        <w:numPr>
          <w:ilvl w:val="0"/>
          <w:numId w:val="14"/>
        </w:numPr>
        <w:tabs>
          <w:tab w:val="left" w:pos="840"/>
        </w:tabs>
        <w:autoSpaceDE w:val="0"/>
        <w:autoSpaceDN w:val="0"/>
        <w:spacing w:before="1" w:after="7" w:line="264" w:lineRule="auto"/>
        <w:ind w:right="455"/>
        <w:contextualSpacing w:val="0"/>
      </w:pPr>
      <w:r>
        <w:t>If</w:t>
      </w:r>
      <w:r>
        <w:rPr>
          <w:spacing w:val="-7"/>
        </w:rPr>
        <w:t xml:space="preserve"> </w:t>
      </w:r>
      <w:r>
        <w:t>updating the</w:t>
      </w:r>
      <w:r>
        <w:rPr>
          <w:spacing w:val="-18"/>
        </w:rPr>
        <w:t xml:space="preserve"> </w:t>
      </w:r>
      <w:r>
        <w:t>UTME</w:t>
      </w:r>
      <w:r>
        <w:rPr>
          <w:spacing w:val="-16"/>
        </w:rPr>
        <w:t xml:space="preserve"> </w:t>
      </w:r>
      <w:r>
        <w:t>coordinates, make</w:t>
      </w:r>
      <w:r>
        <w:rPr>
          <w:spacing w:val="-2"/>
        </w:rPr>
        <w:t xml:space="preserve"> </w:t>
      </w:r>
      <w:r>
        <w:t>sure</w:t>
      </w:r>
      <w:r>
        <w:rPr>
          <w:spacing w:val="-2"/>
        </w:rPr>
        <w:t xml:space="preserve"> </w:t>
      </w:r>
      <w:r>
        <w:t>that</w:t>
      </w:r>
      <w:r>
        <w:rPr>
          <w:spacing w:val="-13"/>
        </w:rPr>
        <w:t xml:space="preserve"> </w:t>
      </w:r>
      <w:r>
        <w:t>the</w:t>
      </w:r>
      <w:r>
        <w:rPr>
          <w:spacing w:val="-2"/>
        </w:rPr>
        <w:t xml:space="preserve"> </w:t>
      </w:r>
      <w:r>
        <w:t>“Point X</w:t>
      </w:r>
      <w:r>
        <w:rPr>
          <w:spacing w:val="-7"/>
        </w:rPr>
        <w:t>-</w:t>
      </w:r>
      <w:r>
        <w:t>Coordinate” is indicated</w:t>
      </w:r>
      <w:r>
        <w:rPr>
          <w:spacing w:val="-8"/>
        </w:rPr>
        <w:t xml:space="preserve"> </w:t>
      </w:r>
      <w:r>
        <w:t>in</w:t>
      </w:r>
      <w:r>
        <w:rPr>
          <w:spacing w:val="-8"/>
        </w:rPr>
        <w:t xml:space="preserve"> </w:t>
      </w:r>
      <w:r>
        <w:t>the Property</w:t>
      </w:r>
      <w:r>
        <w:rPr>
          <w:spacing w:val="-1"/>
        </w:rPr>
        <w:t xml:space="preserve"> </w:t>
      </w:r>
      <w:r>
        <w:t>field. In</w:t>
      </w:r>
      <w:r>
        <w:rPr>
          <w:spacing w:val="-1"/>
        </w:rPr>
        <w:t xml:space="preserve"> </w:t>
      </w:r>
      <w:r>
        <w:t>contrast,</w:t>
      </w:r>
      <w:r>
        <w:rPr>
          <w:spacing w:val="-4"/>
        </w:rPr>
        <w:t xml:space="preserve"> </w:t>
      </w:r>
      <w:r>
        <w:t>if updating the UTMN</w:t>
      </w:r>
      <w:r>
        <w:rPr>
          <w:spacing w:val="-14"/>
        </w:rPr>
        <w:t xml:space="preserve"> </w:t>
      </w:r>
      <w:r>
        <w:t>coordinates, make</w:t>
      </w:r>
      <w:r>
        <w:rPr>
          <w:spacing w:val="-13"/>
        </w:rPr>
        <w:t xml:space="preserve"> </w:t>
      </w:r>
      <w:r>
        <w:t>sure</w:t>
      </w:r>
      <w:r>
        <w:rPr>
          <w:spacing w:val="24"/>
        </w:rPr>
        <w:t xml:space="preserve"> </w:t>
      </w:r>
      <w:r>
        <w:t>that</w:t>
      </w:r>
      <w:r>
        <w:rPr>
          <w:spacing w:val="-7"/>
        </w:rPr>
        <w:t xml:space="preserve"> </w:t>
      </w:r>
      <w:r>
        <w:t>the “Y</w:t>
      </w:r>
      <w:r>
        <w:rPr>
          <w:spacing w:val="-10"/>
        </w:rPr>
        <w:t xml:space="preserve"> </w:t>
      </w:r>
      <w:r>
        <w:t>coordinate of Point” is indicated in the Property field.</w:t>
      </w:r>
    </w:p>
    <w:p w14:paraId="3C4985EE" w14:textId="77777777" w:rsidR="00680F11" w:rsidRDefault="00680F11" w:rsidP="00680F11">
      <w:pPr>
        <w:pStyle w:val="BodyText"/>
        <w:ind w:left="854"/>
        <w:rPr>
          <w:sz w:val="20"/>
        </w:rPr>
      </w:pPr>
      <w:r>
        <w:rPr>
          <w:noProof/>
        </w:rPr>
        <w:lastRenderedPageBreak/>
        <w:drawing>
          <wp:inline distT="0" distB="0" distL="0" distR="0" wp14:anchorId="2E02F3A6" wp14:editId="4249F575">
            <wp:extent cx="2652939" cy="3520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91559" name=""/>
                    <pic:cNvPicPr/>
                  </pic:nvPicPr>
                  <pic:blipFill>
                    <a:blip r:embed="rId44"/>
                    <a:stretch>
                      <a:fillRect/>
                    </a:stretch>
                  </pic:blipFill>
                  <pic:spPr>
                    <a:xfrm>
                      <a:off x="0" y="0"/>
                      <a:ext cx="2655575" cy="3523937"/>
                    </a:xfrm>
                    <a:prstGeom prst="rect">
                      <a:avLst/>
                    </a:prstGeom>
                  </pic:spPr>
                </pic:pic>
              </a:graphicData>
            </a:graphic>
          </wp:inline>
        </w:drawing>
      </w:r>
    </w:p>
    <w:p w14:paraId="6BA3C0EB" w14:textId="77777777" w:rsidR="00680F11" w:rsidRDefault="00680F11" w:rsidP="00680F11">
      <w:pPr>
        <w:pStyle w:val="ListParagraph"/>
        <w:widowControl w:val="0"/>
        <w:numPr>
          <w:ilvl w:val="0"/>
          <w:numId w:val="14"/>
        </w:numPr>
        <w:tabs>
          <w:tab w:val="left" w:pos="840"/>
        </w:tabs>
        <w:autoSpaceDE w:val="0"/>
        <w:autoSpaceDN w:val="0"/>
        <w:spacing w:before="13" w:after="0" w:line="264" w:lineRule="auto"/>
        <w:ind w:right="424"/>
        <w:contextualSpacing w:val="0"/>
      </w:pPr>
      <w:r>
        <w:t>Make</w:t>
      </w:r>
      <w:r>
        <w:rPr>
          <w:spacing w:val="-2"/>
        </w:rPr>
        <w:t xml:space="preserve"> </w:t>
      </w:r>
      <w:r>
        <w:t>sure</w:t>
      </w:r>
      <w:r>
        <w:rPr>
          <w:spacing w:val="-2"/>
        </w:rPr>
        <w:t xml:space="preserve"> </w:t>
      </w:r>
      <w:r>
        <w:t>the</w:t>
      </w:r>
      <w:r>
        <w:rPr>
          <w:spacing w:val="-2"/>
        </w:rPr>
        <w:t xml:space="preserve"> </w:t>
      </w:r>
      <w:r>
        <w:t>“Coordinate</w:t>
      </w:r>
      <w:r>
        <w:rPr>
          <w:spacing w:val="-2"/>
        </w:rPr>
        <w:t xml:space="preserve"> </w:t>
      </w:r>
      <w:r>
        <w:t>System” is accurately</w:t>
      </w:r>
      <w:r>
        <w:rPr>
          <w:spacing w:val="-24"/>
        </w:rPr>
        <w:t xml:space="preserve"> </w:t>
      </w:r>
      <w:r>
        <w:t>identified</w:t>
      </w:r>
      <w:r>
        <w:rPr>
          <w:spacing w:val="-8"/>
        </w:rPr>
        <w:t xml:space="preserve"> </w:t>
      </w:r>
      <w:r>
        <w:t>and</w:t>
      </w:r>
      <w:r>
        <w:rPr>
          <w:spacing w:val="-8"/>
        </w:rPr>
        <w:t xml:space="preserve"> </w:t>
      </w:r>
      <w:r>
        <w:t>“Units” should</w:t>
      </w:r>
      <w:r>
        <w:rPr>
          <w:spacing w:val="24"/>
        </w:rPr>
        <w:t xml:space="preserve"> </w:t>
      </w:r>
      <w:r>
        <w:t>be</w:t>
      </w:r>
      <w:r>
        <w:rPr>
          <w:spacing w:val="-2"/>
        </w:rPr>
        <w:t xml:space="preserve"> </w:t>
      </w:r>
      <w:r>
        <w:t>in</w:t>
      </w:r>
      <w:r>
        <w:rPr>
          <w:spacing w:val="-8"/>
        </w:rPr>
        <w:t xml:space="preserve"> </w:t>
      </w:r>
      <w:r>
        <w:t>Meters</w:t>
      </w:r>
      <w:r>
        <w:rPr>
          <w:spacing w:val="-10"/>
        </w:rPr>
        <w:t xml:space="preserve"> </w:t>
      </w:r>
      <w:r>
        <w:t xml:space="preserve">(m). Then click </w:t>
      </w:r>
      <w:r>
        <w:rPr>
          <w:b/>
        </w:rPr>
        <w:t>OK</w:t>
      </w:r>
      <w:r>
        <w:t>. This will</w:t>
      </w:r>
      <w:r>
        <w:rPr>
          <w:spacing w:val="31"/>
        </w:rPr>
        <w:t xml:space="preserve"> </w:t>
      </w:r>
      <w:r>
        <w:t>recalculate</w:t>
      </w:r>
      <w:r>
        <w:rPr>
          <w:spacing w:val="-7"/>
        </w:rPr>
        <w:t xml:space="preserve"> </w:t>
      </w:r>
      <w:r>
        <w:t>the</w:t>
      </w:r>
      <w:r>
        <w:rPr>
          <w:spacing w:val="-7"/>
        </w:rPr>
        <w:t xml:space="preserve"> </w:t>
      </w:r>
      <w:r>
        <w:t>UTME</w:t>
      </w:r>
      <w:r>
        <w:rPr>
          <w:spacing w:val="-5"/>
        </w:rPr>
        <w:t xml:space="preserve"> </w:t>
      </w:r>
      <w:r>
        <w:t>and UTMN coordinates based on the current location of the well point(s)</w:t>
      </w:r>
    </w:p>
    <w:p w14:paraId="042CDFD3" w14:textId="77777777" w:rsidR="00680F11" w:rsidRDefault="00680F11" w:rsidP="00680F11">
      <w:pPr>
        <w:pStyle w:val="ListParagraph"/>
        <w:widowControl w:val="0"/>
        <w:numPr>
          <w:ilvl w:val="0"/>
          <w:numId w:val="14"/>
        </w:numPr>
        <w:tabs>
          <w:tab w:val="left" w:pos="840"/>
        </w:tabs>
        <w:autoSpaceDE w:val="0"/>
        <w:autoSpaceDN w:val="0"/>
        <w:spacing w:before="13" w:after="0" w:line="264" w:lineRule="auto"/>
        <w:ind w:right="424"/>
        <w:contextualSpacing w:val="0"/>
      </w:pPr>
      <w:r>
        <w:t>Be sure to repeat the steps above for each swl_wwpt and dpl_wwpt (if available) associated with the relocated wwpt feature.</w:t>
      </w:r>
    </w:p>
    <w:p w14:paraId="26AD22DD" w14:textId="5490B5D2" w:rsidR="009B0685" w:rsidRDefault="009B0685" w:rsidP="009B0685">
      <w:pPr>
        <w:pStyle w:val="Heading2"/>
      </w:pPr>
      <w:bookmarkStart w:id="296" w:name="_Toc2119488474"/>
      <w:r>
        <w:t>Add New or Missing Wells</w:t>
      </w:r>
      <w:bookmarkEnd w:id="296"/>
    </w:p>
    <w:p w14:paraId="7B55F31B" w14:textId="71B177C1" w:rsidR="009775E1" w:rsidRDefault="009775E1" w:rsidP="2D7E12D3">
      <w:pPr>
        <w:rPr>
          <w:ins w:id="297" w:author="Forward, Kelsey (DNR)" w:date="2024-07-24T16:58:00Z"/>
        </w:rPr>
      </w:pPr>
      <w:r w:rsidRPr="001D6761">
        <w:t>In some instances, wells are missing from the CWI database</w:t>
      </w:r>
      <w:r>
        <w:t xml:space="preserve"> and need to be added manually.</w:t>
      </w:r>
      <w:r w:rsidR="7D8FC3FE">
        <w:t xml:space="preserve"> </w:t>
      </w:r>
    </w:p>
    <w:p w14:paraId="4313D3B6" w14:textId="37F671B5" w:rsidR="009775E1" w:rsidRDefault="7D8FC3FE" w:rsidP="5E0B8CF0">
      <w:pPr>
        <w:rPr>
          <w:rFonts w:eastAsia="Calibri" w:cs="Calibri"/>
          <w:color w:val="000000" w:themeColor="text2"/>
        </w:rPr>
      </w:pPr>
      <w:r>
        <w:t>Output files of the Unverified wells toolset MUST be used as templates.</w:t>
      </w:r>
      <w:del w:id="298" w:author="Forward, Kelsey (DNR)" w:date="2024-07-24T16:58:00Z">
        <w:r>
          <w:delText xml:space="preserve"> </w:delText>
        </w:r>
      </w:del>
      <w:ins w:id="299" w:author="Forward, Kelsey (DNR)" w:date="2024-07-24T16:58:00Z">
        <w:r w:rsidR="4FBB3118">
          <w:t xml:space="preserve"> Run Unveri</w:t>
        </w:r>
      </w:ins>
      <w:ins w:id="300" w:author="Forward, Kelsey (DNR)" w:date="2024-07-24T16:59:00Z">
        <w:r w:rsidR="4FBB3118">
          <w:t xml:space="preserve">fied tools 2 and 3 before </w:t>
        </w:r>
      </w:ins>
      <w:ins w:id="301" w:author="Forward, Kelsey (DNR)" w:date="2024-07-24T17:00:00Z">
        <w:r w:rsidR="68F6E685">
          <w:t>beginning</w:t>
        </w:r>
      </w:ins>
      <w:ins w:id="302" w:author="Forward, Kelsey (DNR)" w:date="2024-07-24T16:59:00Z">
        <w:r w:rsidR="4FBB3118">
          <w:t xml:space="preserve">. </w:t>
        </w:r>
      </w:ins>
      <w:r>
        <w:t>If no Unverified wells</w:t>
      </w:r>
      <w:r w:rsidR="70F14C75">
        <w:t xml:space="preserve"> were within the buffer zone</w:t>
      </w:r>
      <w:r w:rsidR="3B885A4D">
        <w:t xml:space="preserve"> during the first run of the Unverified tool #2</w:t>
      </w:r>
      <w:r w:rsidR="70F14C75">
        <w:t>, i</w:t>
      </w:r>
      <w:r w:rsidRPr="6C4DC117">
        <w:rPr>
          <w:rFonts w:eastAsia="Calibri" w:cs="Calibri"/>
          <w:color w:val="000000" w:themeColor="text2"/>
        </w:rPr>
        <w:t>ncrease</w:t>
      </w:r>
      <w:r w:rsidRPr="0F1E28CC">
        <w:rPr>
          <w:rFonts w:eastAsia="Calibri" w:cs="Calibri"/>
          <w:color w:val="000000" w:themeColor="text2"/>
        </w:rPr>
        <w:t xml:space="preserve"> buffer distance to grab </w:t>
      </w:r>
      <w:r w:rsidR="2478AC76" w:rsidRPr="108949D5">
        <w:rPr>
          <w:rFonts w:eastAsia="Calibri" w:cs="Calibri"/>
          <w:color w:val="000000" w:themeColor="text2"/>
        </w:rPr>
        <w:t xml:space="preserve">at least </w:t>
      </w:r>
      <w:r w:rsidR="2478AC76" w:rsidRPr="3A56B7CF">
        <w:rPr>
          <w:rFonts w:eastAsia="Calibri" w:cs="Calibri"/>
          <w:color w:val="000000" w:themeColor="text2"/>
        </w:rPr>
        <w:t>one well</w:t>
      </w:r>
      <w:r w:rsidR="767A3EA4" w:rsidRPr="3D170357">
        <w:rPr>
          <w:rFonts w:eastAsia="Calibri" w:cs="Calibri"/>
          <w:color w:val="000000" w:themeColor="text2"/>
        </w:rPr>
        <w:t>.</w:t>
      </w:r>
    </w:p>
    <w:p w14:paraId="680F6A6C" w14:textId="136BAD02" w:rsidR="009775E1" w:rsidRDefault="009775E1" w:rsidP="009775E1"/>
    <w:p w14:paraId="5345E3BF" w14:textId="6E601917" w:rsidR="003C6428" w:rsidRDefault="003C6428" w:rsidP="003C6428">
      <w:pPr>
        <w:pStyle w:val="Heading3"/>
      </w:pPr>
      <w:bookmarkStart w:id="303" w:name="_Toc1326163670"/>
      <w:commentRangeStart w:id="304"/>
      <w:r>
        <w:t>Manual Data Entry</w:t>
      </w:r>
      <w:bookmarkEnd w:id="303"/>
      <w:commentRangeEnd w:id="304"/>
      <w:r>
        <w:rPr>
          <w:rStyle w:val="CommentReference"/>
        </w:rPr>
        <w:commentReference w:id="304"/>
      </w:r>
    </w:p>
    <w:p w14:paraId="373C3973" w14:textId="2F4655B4" w:rsidR="00C63EF7" w:rsidRPr="00C63EF7" w:rsidRDefault="00C63EF7" w:rsidP="00C63EF7">
      <w:r>
        <w:t xml:space="preserve">The first step is to enter all of the required data into the </w:t>
      </w:r>
      <w:commentRangeStart w:id="305"/>
      <w:r>
        <w:t xml:space="preserve">respective </w:t>
      </w:r>
      <w:commentRangeEnd w:id="305"/>
      <w:r>
        <w:rPr>
          <w:rStyle w:val="CommentReference"/>
        </w:rPr>
        <w:commentReference w:id="305"/>
      </w:r>
      <w:r>
        <w:t>tables and feature classes.</w:t>
      </w:r>
    </w:p>
    <w:p w14:paraId="0C822E5E" w14:textId="7799685E" w:rsidR="009775E1" w:rsidRPr="009775E1" w:rsidRDefault="009775E1" w:rsidP="009775E1">
      <w:pPr>
        <w:pStyle w:val="Heading4"/>
      </w:pPr>
      <w:r>
        <w:t xml:space="preserve">Create </w:t>
      </w:r>
      <w:r w:rsidR="001A046C">
        <w:t xml:space="preserve">manual </w:t>
      </w:r>
      <w:r>
        <w:t>mapview well points</w:t>
      </w:r>
    </w:p>
    <w:p w14:paraId="7F43E166" w14:textId="59FCD810" w:rsidR="0093781F" w:rsidRDefault="0093781F" w:rsidP="0093781F">
      <w:pPr>
        <w:pStyle w:val="ListParagraph"/>
      </w:pPr>
      <w:r>
        <w:t>Make a copy of the “wwpt_unloc” file and rename i</w:t>
      </w:r>
      <w:r w:rsidR="00F26AE2">
        <w:t>t</w:t>
      </w:r>
      <w:r>
        <w:t xml:space="preserve"> “wwpt_</w:t>
      </w:r>
      <w:ins w:id="306" w:author="Fielding, Ellen (DNR)" w:date="2024-08-01T14:23:00Z">
        <w:r w:rsidR="1D268B27">
          <w:t>unloc_</w:t>
        </w:r>
      </w:ins>
      <w:r>
        <w:t xml:space="preserve">manual”. </w:t>
      </w:r>
      <w:del w:id="307" w:author="Fielding, Ellen (DNR)" w:date="2024-08-01T14:23:00Z">
        <w:r w:rsidDel="0093781F">
          <w:delText>Delete any existing records.</w:delText>
        </w:r>
      </w:del>
    </w:p>
    <w:p w14:paraId="393BA0F6" w14:textId="27D22AD6" w:rsidR="009775E1" w:rsidRDefault="0093781F" w:rsidP="009775E1">
      <w:pPr>
        <w:pStyle w:val="ListParagraph"/>
      </w:pPr>
      <w:r>
        <w:lastRenderedPageBreak/>
        <w:t>Import or create the missing well points in “wwpt_manual”.</w:t>
      </w:r>
    </w:p>
    <w:p w14:paraId="092E7210" w14:textId="77777777" w:rsidR="009775E1" w:rsidRDefault="009775E1" w:rsidP="009775E1">
      <w:pPr>
        <w:pStyle w:val="ListParagraph"/>
      </w:pPr>
      <w:r>
        <w:t>Populate the following required fields for each record:</w:t>
      </w:r>
    </w:p>
    <w:p w14:paraId="00FED8C8" w14:textId="6A9308E4" w:rsidR="009775E1" w:rsidRDefault="009775E1" w:rsidP="009775E1">
      <w:pPr>
        <w:pStyle w:val="ListParagraph"/>
        <w:numPr>
          <w:ilvl w:val="1"/>
          <w:numId w:val="5"/>
        </w:numPr>
      </w:pPr>
      <w:r>
        <w:t>RELATEID,</w:t>
      </w:r>
      <w:r w:rsidRPr="009775E1">
        <w:rPr>
          <w:spacing w:val="-1"/>
        </w:rPr>
        <w:t xml:space="preserve"> </w:t>
      </w:r>
      <w:r>
        <w:t>DEPTH_DRLL,</w:t>
      </w:r>
      <w:r w:rsidRPr="009775E1">
        <w:rPr>
          <w:spacing w:val="-21"/>
        </w:rPr>
        <w:t xml:space="preserve"> </w:t>
      </w:r>
      <w:r w:rsidRPr="009775E1">
        <w:rPr>
          <w:spacing w:val="-2"/>
        </w:rPr>
        <w:t>UTME,</w:t>
      </w:r>
      <w:r>
        <w:rPr>
          <w:spacing w:val="-2"/>
        </w:rPr>
        <w:t xml:space="preserve"> </w:t>
      </w:r>
      <w:r>
        <w:t>UTMN,</w:t>
      </w:r>
      <w:r w:rsidRPr="009775E1">
        <w:rPr>
          <w:spacing w:val="-3"/>
        </w:rPr>
        <w:t xml:space="preserve"> </w:t>
      </w:r>
      <w:r>
        <w:t>WELL_LABEL,</w:t>
      </w:r>
      <w:r w:rsidRPr="009775E1">
        <w:rPr>
          <w:spacing w:val="-3"/>
        </w:rPr>
        <w:t xml:space="preserve"> </w:t>
      </w:r>
      <w:r>
        <w:t xml:space="preserve">XSEC_ID, BUFF_DIST, </w:t>
      </w:r>
      <w:commentRangeStart w:id="308"/>
      <w:r>
        <w:t>DEM</w:t>
      </w:r>
      <w:commentRangeEnd w:id="308"/>
      <w:r w:rsidR="00001E8E">
        <w:rPr>
          <w:rStyle w:val="CommentReference"/>
        </w:rPr>
        <w:commentReference w:id="308"/>
      </w:r>
    </w:p>
    <w:p w14:paraId="4BA39A91" w14:textId="4399D8D1" w:rsidR="003E5DD7" w:rsidRDefault="003E5DD7" w:rsidP="003E5DD7">
      <w:pPr>
        <w:pStyle w:val="ListParagraph"/>
        <w:numPr>
          <w:ilvl w:val="2"/>
          <w:numId w:val="5"/>
        </w:numPr>
      </w:pPr>
      <w:r>
        <w:t>For coordinates, use Calculate Geometry as shown in the Edit Well Locations section above.</w:t>
      </w:r>
    </w:p>
    <w:p w14:paraId="0CF5823F" w14:textId="32925117" w:rsidR="0093781F" w:rsidRPr="001D6761" w:rsidRDefault="0093781F" w:rsidP="0093781F">
      <w:pPr>
        <w:pStyle w:val="ListParagraph"/>
      </w:pPr>
      <w:r>
        <w:t>When finished, click Save in the Edit ribbon.</w:t>
      </w:r>
    </w:p>
    <w:p w14:paraId="5971D4A4" w14:textId="0A55900F" w:rsidR="00DC2C7E" w:rsidRDefault="00DC2C7E" w:rsidP="00DC2C7E">
      <w:pPr>
        <w:pStyle w:val="Heading4"/>
      </w:pPr>
      <w:r>
        <w:t xml:space="preserve">Create </w:t>
      </w:r>
      <w:r w:rsidR="001A046C">
        <w:t xml:space="preserve">manual </w:t>
      </w:r>
      <w:r>
        <w:t xml:space="preserve">mapview </w:t>
      </w:r>
      <w:r w:rsidR="003E5DD7">
        <w:t>static water level</w:t>
      </w:r>
      <w:r>
        <w:t xml:space="preserve"> points</w:t>
      </w:r>
    </w:p>
    <w:p w14:paraId="143FA98E" w14:textId="0E37EDED" w:rsidR="003E5DD7" w:rsidRDefault="003E5DD7" w:rsidP="003E5DD7">
      <w:pPr>
        <w:pStyle w:val="ListParagraph"/>
      </w:pPr>
      <w:r>
        <w:t>Make a copy of the “swl_unloc</w:t>
      </w:r>
      <w:r w:rsidR="00F26AE2">
        <w:t>_clean</w:t>
      </w:r>
      <w:r>
        <w:t>” file and rename i</w:t>
      </w:r>
      <w:r w:rsidR="00F26AE2">
        <w:t>t</w:t>
      </w:r>
      <w:r>
        <w:t xml:space="preserve"> “swl_</w:t>
      </w:r>
      <w:ins w:id="309" w:author="Fielding, Ellen (DNR)" w:date="2024-08-01T14:28:00Z">
        <w:r w:rsidR="07A5C374">
          <w:t>unloc_</w:t>
        </w:r>
      </w:ins>
      <w:r>
        <w:t xml:space="preserve">manual”. </w:t>
      </w:r>
      <w:del w:id="310" w:author="Fielding, Ellen (DNR)" w:date="2024-08-01T14:28:00Z">
        <w:r w:rsidDel="003E5DD7">
          <w:delText>Delete any existing records.</w:delText>
        </w:r>
      </w:del>
    </w:p>
    <w:p w14:paraId="18E87A7D" w14:textId="3019E801" w:rsidR="00F26AE2" w:rsidRDefault="00F26AE2" w:rsidP="00F26AE2">
      <w:pPr>
        <w:pStyle w:val="ListParagraph"/>
      </w:pPr>
      <w:r>
        <w:t>Import or create the missing well points in “swl_manual”.</w:t>
      </w:r>
    </w:p>
    <w:p w14:paraId="00E27B09" w14:textId="7AB8A6EB" w:rsidR="003E5DD7" w:rsidRDefault="003E5DD7" w:rsidP="003E5DD7">
      <w:pPr>
        <w:pStyle w:val="ListParagraph"/>
      </w:pPr>
      <w:r>
        <w:t>Populate the following required fields for each record:</w:t>
      </w:r>
    </w:p>
    <w:p w14:paraId="0B96C963" w14:textId="394F057D" w:rsidR="003E5DD7" w:rsidRDefault="003E5DD7" w:rsidP="003E5DD7">
      <w:pPr>
        <w:pStyle w:val="ListParagraph"/>
        <w:numPr>
          <w:ilvl w:val="1"/>
          <w:numId w:val="5"/>
        </w:numPr>
      </w:pPr>
      <w:r>
        <w:t>RELATEID,</w:t>
      </w:r>
      <w:r w:rsidRPr="009775E1">
        <w:rPr>
          <w:spacing w:val="-1"/>
        </w:rPr>
        <w:t xml:space="preserve"> </w:t>
      </w:r>
      <w:r w:rsidR="00F26AE2">
        <w:rPr>
          <w:spacing w:val="-1"/>
        </w:rPr>
        <w:t xml:space="preserve">measuremt, meas_elev, </w:t>
      </w:r>
      <w:commentRangeStart w:id="311"/>
      <w:r w:rsidRPr="009775E1">
        <w:rPr>
          <w:spacing w:val="-2"/>
        </w:rPr>
        <w:t>UTME,</w:t>
      </w:r>
      <w:r>
        <w:rPr>
          <w:spacing w:val="-2"/>
        </w:rPr>
        <w:t xml:space="preserve"> </w:t>
      </w:r>
      <w:r>
        <w:t>UTMN,</w:t>
      </w:r>
      <w:r w:rsidRPr="009775E1">
        <w:rPr>
          <w:spacing w:val="-3"/>
        </w:rPr>
        <w:t xml:space="preserve"> </w:t>
      </w:r>
      <w:r>
        <w:t>WELL_LABEL</w:t>
      </w:r>
      <w:commentRangeEnd w:id="311"/>
      <w:r w:rsidR="00D16904">
        <w:rPr>
          <w:rStyle w:val="CommentReference"/>
        </w:rPr>
        <w:commentReference w:id="311"/>
      </w:r>
      <w:r>
        <w:t>,</w:t>
      </w:r>
      <w:r w:rsidRPr="009775E1">
        <w:rPr>
          <w:spacing w:val="-3"/>
        </w:rPr>
        <w:t xml:space="preserve"> </w:t>
      </w:r>
      <w:r>
        <w:t xml:space="preserve">XSEC_ID, </w:t>
      </w:r>
      <w:commentRangeStart w:id="312"/>
      <w:r>
        <w:t>BUFF_DIST</w:t>
      </w:r>
      <w:commentRangeEnd w:id="312"/>
      <w:r w:rsidR="00E92FB8">
        <w:rPr>
          <w:rStyle w:val="CommentReference"/>
        </w:rPr>
        <w:commentReference w:id="312"/>
      </w:r>
      <w:r>
        <w:t>, DEM</w:t>
      </w:r>
    </w:p>
    <w:p w14:paraId="32B88886" w14:textId="77777777" w:rsidR="003E5DD7" w:rsidRPr="001D6761" w:rsidRDefault="003E5DD7" w:rsidP="003E5DD7">
      <w:pPr>
        <w:pStyle w:val="ListParagraph"/>
      </w:pPr>
      <w:r>
        <w:t>When finished, click Save in the Edit ribbon.</w:t>
      </w:r>
    </w:p>
    <w:p w14:paraId="5811D079" w14:textId="5B07A4C9" w:rsidR="00F26AE2" w:rsidRPr="009775E1" w:rsidRDefault="00F26AE2" w:rsidP="00F26AE2">
      <w:pPr>
        <w:pStyle w:val="Heading4"/>
      </w:pPr>
      <w:r>
        <w:t xml:space="preserve">Create </w:t>
      </w:r>
      <w:r w:rsidR="001A046C">
        <w:t xml:space="preserve">manual </w:t>
      </w:r>
      <w:r>
        <w:t>strat table</w:t>
      </w:r>
    </w:p>
    <w:p w14:paraId="3E7796D0" w14:textId="100140FF" w:rsidR="00F26AE2" w:rsidRDefault="00F26AE2" w:rsidP="00F26AE2">
      <w:pPr>
        <w:pStyle w:val="ListParagraph"/>
      </w:pPr>
      <w:r>
        <w:t>Make a copy of the “strat_unloc_clean” file and rename it “strat_</w:t>
      </w:r>
      <w:ins w:id="313" w:author="Fielding, Ellen (DNR)" w:date="2024-08-01T14:29:00Z">
        <w:r w:rsidR="42F192E3">
          <w:t>unloc_</w:t>
        </w:r>
      </w:ins>
      <w:r>
        <w:t xml:space="preserve">manual”. </w:t>
      </w:r>
      <w:del w:id="314" w:author="Fielding, Ellen (DNR)" w:date="2024-08-01T14:29:00Z">
        <w:r w:rsidDel="00F26AE2">
          <w:delText>Delete any existing records.</w:delText>
        </w:r>
      </w:del>
    </w:p>
    <w:p w14:paraId="3F89B9F9" w14:textId="044DCEFE" w:rsidR="00F26AE2" w:rsidRDefault="00F26AE2" w:rsidP="00F26AE2">
      <w:pPr>
        <w:pStyle w:val="ListParagraph"/>
      </w:pPr>
      <w:r>
        <w:t xml:space="preserve">Populate the following required fields </w:t>
      </w:r>
      <w:ins w:id="315" w:author="Fielding, Ellen (DNR)" w:date="2024-08-07T12:48:00Z">
        <w:r w:rsidR="6A111A0A">
          <w:t xml:space="preserve">after creating a row in the attribute table </w:t>
        </w:r>
      </w:ins>
      <w:r>
        <w:t>for each strat record for each well:</w:t>
      </w:r>
    </w:p>
    <w:p w14:paraId="51C7ED0E" w14:textId="1F21F254" w:rsidR="00F26AE2" w:rsidRDefault="00F26AE2" w:rsidP="00F26AE2">
      <w:pPr>
        <w:pStyle w:val="ListParagraph"/>
        <w:numPr>
          <w:ilvl w:val="1"/>
          <w:numId w:val="5"/>
        </w:numPr>
      </w:pPr>
      <w:r>
        <w:t>RELATEID,</w:t>
      </w:r>
      <w:r>
        <w:rPr>
          <w:spacing w:val="-2"/>
        </w:rPr>
        <w:t xml:space="preserve"> </w:t>
      </w:r>
      <w:commentRangeStart w:id="316"/>
      <w:commentRangeStart w:id="317"/>
      <w:r>
        <w:rPr>
          <w:spacing w:val="-2"/>
        </w:rPr>
        <w:t xml:space="preserve">DRLLR_DESC, COLOR, </w:t>
      </w:r>
      <w:r>
        <w:t>LITH_PRIM, ELEV_TOP, ELEV_BOT</w:t>
      </w:r>
      <w:commentRangeEnd w:id="316"/>
      <w:r w:rsidR="00760C3C">
        <w:rPr>
          <w:rStyle w:val="CommentReference"/>
        </w:rPr>
        <w:commentReference w:id="316"/>
      </w:r>
      <w:commentRangeEnd w:id="317"/>
      <w:r w:rsidR="00DF71BB">
        <w:rPr>
          <w:rStyle w:val="CommentReference"/>
        </w:rPr>
        <w:commentReference w:id="317"/>
      </w:r>
      <w:r>
        <w:t>, XSEC_ID, DEM</w:t>
      </w:r>
      <w:r w:rsidRPr="001D6761">
        <w:t xml:space="preserve"> </w:t>
      </w:r>
    </w:p>
    <w:p w14:paraId="60129C1C" w14:textId="3D35BE07" w:rsidR="00F26AE2" w:rsidRDefault="00F26AE2" w:rsidP="00F26AE2">
      <w:pPr>
        <w:pStyle w:val="ListParagraph"/>
      </w:pPr>
      <w:r>
        <w:t>When finished, click Save in the Edit ribbon.</w:t>
      </w:r>
    </w:p>
    <w:p w14:paraId="4EDB2783" w14:textId="3991AD1C" w:rsidR="00C873A9" w:rsidRPr="009775E1" w:rsidRDefault="00C873A9" w:rsidP="00C873A9">
      <w:pPr>
        <w:pStyle w:val="Heading4"/>
      </w:pPr>
      <w:r>
        <w:t>Create manual construction table</w:t>
      </w:r>
    </w:p>
    <w:p w14:paraId="4887B185" w14:textId="16B7551D" w:rsidR="00C873A9" w:rsidRDefault="00C873A9" w:rsidP="00C873A9">
      <w:pPr>
        <w:pStyle w:val="ListParagraph"/>
      </w:pPr>
      <w:r>
        <w:t>Make a copy of the “cons_unloc_clean” file and rename it “cons_</w:t>
      </w:r>
      <w:ins w:id="318" w:author="Fielding, Ellen (DNR)" w:date="2024-08-01T14:29:00Z">
        <w:r w:rsidR="4F4F10D5">
          <w:t>unloc_</w:t>
        </w:r>
      </w:ins>
      <w:r>
        <w:t xml:space="preserve">manual”. </w:t>
      </w:r>
      <w:del w:id="319" w:author="Fielding, Ellen (DNR)" w:date="2024-08-01T14:29:00Z">
        <w:r w:rsidDel="00C873A9">
          <w:delText>Delete any existing records.</w:delText>
        </w:r>
      </w:del>
    </w:p>
    <w:p w14:paraId="18B21F80" w14:textId="10C03B33" w:rsidR="00C873A9" w:rsidRDefault="00C873A9" w:rsidP="00C873A9">
      <w:pPr>
        <w:pStyle w:val="ListParagraph"/>
      </w:pPr>
      <w:r>
        <w:t>Populate the following required fields for each construction record for each well:</w:t>
      </w:r>
    </w:p>
    <w:p w14:paraId="046F1F5C" w14:textId="1DBCA27C" w:rsidR="00C873A9" w:rsidRDefault="00C873A9" w:rsidP="00C873A9">
      <w:pPr>
        <w:pStyle w:val="ListParagraph"/>
        <w:numPr>
          <w:ilvl w:val="1"/>
          <w:numId w:val="5"/>
        </w:numPr>
        <w:rPr>
          <w:ins w:id="320" w:author="Forward, Kelsey (DNR)" w:date="2024-07-24T17:02:00Z"/>
        </w:rPr>
      </w:pPr>
      <w:r>
        <w:t>RELATEID,</w:t>
      </w:r>
      <w:r>
        <w:rPr>
          <w:spacing w:val="-2"/>
        </w:rPr>
        <w:t xml:space="preserve"> </w:t>
      </w:r>
      <w:commentRangeStart w:id="321"/>
      <w:r>
        <w:rPr>
          <w:spacing w:val="-2"/>
        </w:rPr>
        <w:t>CONSTYPE</w:t>
      </w:r>
      <w:commentRangeEnd w:id="321"/>
      <w:r w:rsidR="00164794">
        <w:rPr>
          <w:rStyle w:val="CommentReference"/>
        </w:rPr>
        <w:commentReference w:id="321"/>
      </w:r>
      <w:r>
        <w:t xml:space="preserve">, </w:t>
      </w:r>
      <w:del w:id="322" w:author="Fielding, Ellen (DNR) [2]" w:date="2024-07-31T09:54:00Z">
        <w:r w:rsidDel="008C04AD">
          <w:delText xml:space="preserve">ELEV_TOP, ELEV_BOT, </w:delText>
        </w:r>
      </w:del>
      <w:r>
        <w:t>XSEC_ID, BUFF_DIST, DEM</w:t>
      </w:r>
      <w:ins w:id="323" w:author="Fielding, Ellen (DNR) [2]" w:date="2024-07-31T09:54:00Z">
        <w:r w:rsidR="008C04AD">
          <w:t>,</w:t>
        </w:r>
      </w:ins>
      <w:r w:rsidRPr="001D6761">
        <w:t xml:space="preserve"> </w:t>
      </w:r>
      <w:ins w:id="324" w:author="Fielding, Ellen (DNR) [2]" w:date="2024-07-31T09:54:00Z">
        <w:r w:rsidR="008C04AD">
          <w:t>ELEV_TOP, ELEV_BOT</w:t>
        </w:r>
      </w:ins>
    </w:p>
    <w:p w14:paraId="2360822A" w14:textId="1C20AA1D" w:rsidR="15EA8E5E" w:rsidRDefault="7B01991C" w:rsidP="15EA8E5E">
      <w:pPr>
        <w:pStyle w:val="ListParagraph"/>
        <w:numPr>
          <w:ilvl w:val="1"/>
          <w:numId w:val="5"/>
        </w:numPr>
      </w:pPr>
      <w:ins w:id="325" w:author="Forward, Kelsey (DNR)" w:date="2024-07-24T17:02:00Z">
        <w:r>
          <w:t xml:space="preserve">CONSTYPE: “C” - Casing, “G” - Grout, </w:t>
        </w:r>
      </w:ins>
      <w:ins w:id="326" w:author="Forward, Kelsey (DNR)" w:date="2024-07-24T17:03:00Z">
        <w:r>
          <w:t>“</w:t>
        </w:r>
      </w:ins>
      <w:ins w:id="327" w:author="Forward, Kelsey (DNR)" w:date="2024-07-24T17:02:00Z">
        <w:r>
          <w:t xml:space="preserve">H” - Open hole, </w:t>
        </w:r>
      </w:ins>
      <w:ins w:id="328" w:author="Forward, Kelsey (DNR)" w:date="2024-07-24T17:03:00Z">
        <w:r>
          <w:t>“</w:t>
        </w:r>
      </w:ins>
      <w:ins w:id="329" w:author="Forward, Kelsey (DNR)" w:date="2024-07-24T17:02:00Z">
        <w:r>
          <w:t>S</w:t>
        </w:r>
      </w:ins>
      <w:ins w:id="330" w:author="Forward, Kelsey (DNR)" w:date="2024-07-24T17:03:00Z">
        <w:r>
          <w:t>”</w:t>
        </w:r>
      </w:ins>
      <w:ins w:id="331" w:author="Forward, Kelsey (DNR)" w:date="2024-07-24T17:02:00Z">
        <w:r>
          <w:t xml:space="preserve"> - Screen</w:t>
        </w:r>
      </w:ins>
    </w:p>
    <w:p w14:paraId="3612C631" w14:textId="77777777" w:rsidR="00C873A9" w:rsidRPr="001D6761" w:rsidRDefault="00C873A9" w:rsidP="00C873A9">
      <w:pPr>
        <w:pStyle w:val="ListParagraph"/>
      </w:pPr>
      <w:r>
        <w:t>When finished, click Save in the Edit ribbon.</w:t>
      </w:r>
    </w:p>
    <w:p w14:paraId="27720620" w14:textId="6A44D73C" w:rsidR="001A046C" w:rsidRPr="009775E1" w:rsidRDefault="001A046C" w:rsidP="001A046C">
      <w:pPr>
        <w:pStyle w:val="Heading4"/>
      </w:pPr>
      <w:r>
        <w:t>Create manual mapview drop pipe length points</w:t>
      </w:r>
    </w:p>
    <w:p w14:paraId="5C61BC62" w14:textId="2EADB087" w:rsidR="001A046C" w:rsidRDefault="001A046C" w:rsidP="001A046C">
      <w:pPr>
        <w:pStyle w:val="ListParagraph"/>
      </w:pPr>
      <w:r>
        <w:t>Make a copy of the “dpl_unloc_clean” file and rename it “dpl_</w:t>
      </w:r>
      <w:ins w:id="332" w:author="Fielding, Ellen (DNR)" w:date="2024-08-01T14:29:00Z">
        <w:r w:rsidR="0DD5A69C">
          <w:t>unloc_</w:t>
        </w:r>
      </w:ins>
      <w:r>
        <w:t xml:space="preserve">manual”. </w:t>
      </w:r>
      <w:del w:id="333" w:author="Fielding, Ellen (DNR)" w:date="2024-08-01T14:29:00Z">
        <w:r w:rsidDel="001A046C">
          <w:delText>Delete any existing records.</w:delText>
        </w:r>
      </w:del>
    </w:p>
    <w:p w14:paraId="4A0D7649" w14:textId="6111FB49" w:rsidR="001A046C" w:rsidRDefault="001A046C" w:rsidP="001A046C">
      <w:pPr>
        <w:pStyle w:val="ListParagraph"/>
      </w:pPr>
      <w:r>
        <w:t>Import or create the missing well points in “dpl_manual”.</w:t>
      </w:r>
    </w:p>
    <w:p w14:paraId="2C84F5BC" w14:textId="20A8245F" w:rsidR="001A046C" w:rsidRDefault="001A046C" w:rsidP="001A046C">
      <w:pPr>
        <w:pStyle w:val="ListParagraph"/>
      </w:pPr>
      <w:r>
        <w:t>Populate the following required fields for each record:</w:t>
      </w:r>
    </w:p>
    <w:p w14:paraId="03D409FD" w14:textId="59B0D45D" w:rsidR="001A046C" w:rsidRPr="001A046C" w:rsidRDefault="001A046C" w:rsidP="001A046C">
      <w:pPr>
        <w:pStyle w:val="ListParagraph"/>
        <w:numPr>
          <w:ilvl w:val="1"/>
          <w:numId w:val="5"/>
        </w:numPr>
      </w:pPr>
      <w:r>
        <w:t>RELATEID,</w:t>
      </w:r>
      <w:r>
        <w:rPr>
          <w:spacing w:val="-2"/>
        </w:rPr>
        <w:t xml:space="preserve"> </w:t>
      </w:r>
      <w:r>
        <w:t>DROPP_LEN, XSEC_ID, DEM</w:t>
      </w:r>
      <w:r w:rsidRPr="001A046C">
        <w:t xml:space="preserve"> </w:t>
      </w:r>
    </w:p>
    <w:p w14:paraId="5B81096B" w14:textId="6EF3C595" w:rsidR="009775E1" w:rsidRDefault="001A046C" w:rsidP="00680F11">
      <w:pPr>
        <w:pStyle w:val="ListParagraph"/>
      </w:pPr>
      <w:r>
        <w:t>When finished, click Save in the Edit ribbon.</w:t>
      </w:r>
    </w:p>
    <w:p w14:paraId="6681182E" w14:textId="62A42281" w:rsidR="003C6428" w:rsidRDefault="00C63EF7" w:rsidP="00C63EF7">
      <w:pPr>
        <w:pStyle w:val="Heading3"/>
      </w:pPr>
      <w:bookmarkStart w:id="334" w:name="_Toc1673025151"/>
      <w:r>
        <w:lastRenderedPageBreak/>
        <w:t>Running Tools</w:t>
      </w:r>
      <w:bookmarkEnd w:id="334"/>
    </w:p>
    <w:p w14:paraId="0D01D798" w14:textId="2BBA35A1" w:rsidR="00C63EF7" w:rsidRPr="00C63EF7" w:rsidRDefault="00C63EF7" w:rsidP="00C63EF7">
      <w:r>
        <w:t xml:space="preserve">Run tools 4 through 6c in the UnverifiedWells toolset, using the </w:t>
      </w:r>
      <w:r w:rsidR="00092B86">
        <w:t>updated Unloc</w:t>
      </w:r>
      <w:ins w:id="335" w:author="Fielding, Ellen (DNR)" w:date="2024-08-01T14:30:00Z">
        <w:r w:rsidR="3E1C72EB">
          <w:t>_manual</w:t>
        </w:r>
      </w:ins>
      <w:r>
        <w:t xml:space="preserve"> datasets created above as input parameters.</w:t>
      </w:r>
    </w:p>
    <w:p w14:paraId="79D7EF45" w14:textId="1BD21BCC" w:rsidR="00E46EEC" w:rsidRDefault="00E46EEC" w:rsidP="00E46EEC">
      <w:pPr>
        <w:pStyle w:val="Heading2"/>
      </w:pPr>
      <w:bookmarkStart w:id="336" w:name="_Toc1731441511"/>
      <w:r>
        <w:t>Extras</w:t>
      </w:r>
      <w:bookmarkEnd w:id="336"/>
    </w:p>
    <w:p w14:paraId="68891941" w14:textId="6F01E15D" w:rsidR="00E46EEC" w:rsidRPr="00E46EEC" w:rsidRDefault="00E46EEC" w:rsidP="00E46EEC">
      <w:r>
        <w:t>Th</w:t>
      </w:r>
      <w:r w:rsidR="00A523A0">
        <w:t>is</w:t>
      </w:r>
      <w:r>
        <w:t xml:space="preserve"> tool </w:t>
      </w:r>
      <w:r w:rsidR="00A523A0">
        <w:t>is</w:t>
      </w:r>
      <w:r>
        <w:t xml:space="preserve"> optional to use and may provide helpful context to cross-sections.</w:t>
      </w:r>
    </w:p>
    <w:p w14:paraId="124F655D" w14:textId="77777777" w:rsidR="00E46EEC" w:rsidRDefault="00E46EEC" w:rsidP="009B0685">
      <w:pPr>
        <w:pStyle w:val="Heading3"/>
      </w:pPr>
      <w:bookmarkStart w:id="337" w:name="_Toc1558380709"/>
      <w:r>
        <w:t>7 Create Vertical Lines at Intersections</w:t>
      </w:r>
      <w:bookmarkEnd w:id="337"/>
    </w:p>
    <w:p w14:paraId="5BD8530A" w14:textId="3FBEF03E" w:rsidR="0093781F" w:rsidRDefault="005F0083" w:rsidP="00E46EEC">
      <w:r>
        <w:t>This tool plots vertical lines in cross</w:t>
      </w:r>
      <w:r w:rsidR="0093781F">
        <w:t xml:space="preserve"> </w:t>
      </w:r>
      <w:r>
        <w:t>section view at</w:t>
      </w:r>
      <w:r w:rsidR="00E46EEC">
        <w:t xml:space="preserve"> the locations of a cross</w:t>
      </w:r>
      <w:r w:rsidR="0093781F">
        <w:t xml:space="preserve"> </w:t>
      </w:r>
      <w:r w:rsidR="00E46EEC">
        <w:t>section’s intersection with features such as roads, waterbodies, municipal</w:t>
      </w:r>
      <w:r>
        <w:t xml:space="preserve"> or county</w:t>
      </w:r>
      <w:r w:rsidR="00E46EEC">
        <w:t xml:space="preserve"> boundaries, etc</w:t>
      </w:r>
      <w:r>
        <w:t>.</w:t>
      </w:r>
      <w:r w:rsidR="0093781F">
        <w:t xml:space="preserve"> </w:t>
      </w:r>
      <w:r w:rsidR="00E90DC3">
        <w:t>You may either use and label the lines as they are, or temporarily use them to place annotation indicating the feature of interest.</w:t>
      </w:r>
    </w:p>
    <w:p w14:paraId="53B05914" w14:textId="77777777" w:rsidR="00E90DC3" w:rsidRDefault="0093781F" w:rsidP="00E46EEC">
      <w:r>
        <w:t>This tool does not include features that are within the buffer zone that DO NOT cross the cross section line. If you would like to plot these features</w:t>
      </w:r>
      <w:r w:rsidR="00E90DC3">
        <w:t>:</w:t>
      </w:r>
    </w:p>
    <w:p w14:paraId="76214790" w14:textId="34638E3B" w:rsidR="00E90DC3" w:rsidRDefault="00E90DC3" w:rsidP="00E90DC3">
      <w:pPr>
        <w:pStyle w:val="ListParagraph"/>
        <w:numPr>
          <w:ilvl w:val="0"/>
          <w:numId w:val="32"/>
        </w:numPr>
      </w:pPr>
      <w:r>
        <w:t>C</w:t>
      </w:r>
      <w:r w:rsidR="0093781F">
        <w:t>reate a</w:t>
      </w:r>
      <w:r>
        <w:t xml:space="preserve"> new</w:t>
      </w:r>
      <w:r w:rsidR="0093781F">
        <w:t xml:space="preserve"> line feature class and digitize lines from the feature</w:t>
      </w:r>
      <w:r>
        <w:t>(s)</w:t>
      </w:r>
      <w:r w:rsidR="0093781F">
        <w:t xml:space="preserve"> of interest to the cross section line at a 90 degree angle. </w:t>
      </w:r>
      <w:r>
        <w:t>Make sure the line crosses or is snapped to the cross section line.</w:t>
      </w:r>
    </w:p>
    <w:p w14:paraId="759E8463" w14:textId="01CED07F" w:rsidR="00E46EEC" w:rsidRDefault="0093781F" w:rsidP="00E90DC3">
      <w:pPr>
        <w:pStyle w:val="ListParagraph"/>
        <w:numPr>
          <w:ilvl w:val="0"/>
          <w:numId w:val="32"/>
        </w:numPr>
      </w:pPr>
      <w:r>
        <w:t xml:space="preserve">Be sure to add a “Name” field to the feature class and </w:t>
      </w:r>
      <w:r w:rsidR="00E90DC3">
        <w:t>enter the feature’s name.</w:t>
      </w:r>
    </w:p>
    <w:p w14:paraId="3D14278D" w14:textId="119C92AE" w:rsidR="00E90DC3" w:rsidRDefault="00E90DC3" w:rsidP="00E90DC3">
      <w:pPr>
        <w:pStyle w:val="ListParagraph"/>
        <w:numPr>
          <w:ilvl w:val="0"/>
          <w:numId w:val="32"/>
        </w:numPr>
      </w:pPr>
      <w:r>
        <w:t>Run the Create Vertical Lines at Intersections tool.</w:t>
      </w:r>
    </w:p>
    <w:p w14:paraId="4638B3E0" w14:textId="77777777" w:rsidR="005F0083" w:rsidRPr="009B0685" w:rsidRDefault="005F0083" w:rsidP="009B0685">
      <w:pPr>
        <w:pStyle w:val="Heading4"/>
      </w:pPr>
      <w:r w:rsidRPr="009B0685">
        <w:t>Parameters</w:t>
      </w:r>
    </w:p>
    <w:p w14:paraId="3EE74835" w14:textId="52043CEA" w:rsidR="005F0083" w:rsidRPr="001C5769" w:rsidRDefault="00FA2E6F" w:rsidP="005F0083">
      <w:pPr>
        <w:pStyle w:val="ListParagraph"/>
      </w:pPr>
      <w:r>
        <w:t>Cross section line file (mapview):</w:t>
      </w:r>
      <w:r w:rsidR="005F0083">
        <w:t xml:space="preserve"> cross section lines in map view.</w:t>
      </w:r>
    </w:p>
    <w:p w14:paraId="49C9E934" w14:textId="45237331" w:rsidR="005F0083" w:rsidRDefault="005F0083" w:rsidP="005F0083">
      <w:pPr>
        <w:pStyle w:val="ListParagraph"/>
      </w:pPr>
      <w:r>
        <w:t xml:space="preserve">Cross section </w:t>
      </w:r>
      <w:r w:rsidR="00FA2E6F">
        <w:t xml:space="preserve">line </w:t>
      </w:r>
      <w:r>
        <w:t>ID field: field in xsln that contains cross section number.</w:t>
      </w:r>
    </w:p>
    <w:p w14:paraId="42B653BB" w14:textId="77777777" w:rsidR="005F0083" w:rsidRDefault="005F0083" w:rsidP="00E46EEC">
      <w:pPr>
        <w:pStyle w:val="ListParagraph"/>
      </w:pPr>
      <w:r>
        <w:t>Feature Class to Intersect: can be point, line, or polygon in mapview</w:t>
      </w:r>
    </w:p>
    <w:p w14:paraId="1989AA6E" w14:textId="681DE493" w:rsidR="005F0083" w:rsidRDefault="005F0083" w:rsidP="00E46EEC">
      <w:pPr>
        <w:pStyle w:val="ListParagraph"/>
      </w:pPr>
      <w:r>
        <w:t>Vertical exaggeration</w:t>
      </w:r>
      <w:r w:rsidR="00FA2E6F">
        <w:t xml:space="preserve"> factor</w:t>
      </w:r>
      <w:r>
        <w:t>: must</w:t>
      </w:r>
      <w:r w:rsidR="00FA2E6F">
        <w:t xml:space="preserve"> </w:t>
      </w:r>
      <w:r>
        <w:t>match value used in other tools</w:t>
      </w:r>
    </w:p>
    <w:p w14:paraId="15039D99" w14:textId="4610564A" w:rsidR="005F0083" w:rsidRDefault="005F0083" w:rsidP="00E46EEC">
      <w:pPr>
        <w:pStyle w:val="ListParagraph"/>
      </w:pPr>
      <w:r>
        <w:t>Output line feature class: name appropriately and save in the project’s default gdb.</w:t>
      </w:r>
    </w:p>
    <w:p w14:paraId="4BD40493" w14:textId="29F6AEAB" w:rsidR="00B2486C" w:rsidRDefault="00B2486C" w:rsidP="00B2486C">
      <w:pPr>
        <w:pStyle w:val="Heading4"/>
      </w:pPr>
      <w:r>
        <w:t>Output</w:t>
      </w:r>
    </w:p>
    <w:p w14:paraId="0FC7F33E" w14:textId="29760BC9" w:rsidR="00B2486C" w:rsidRPr="00B2486C" w:rsidRDefault="00B2486C" w:rsidP="002B49FE">
      <w:pPr>
        <w:pStyle w:val="ListParagraph"/>
        <w:numPr>
          <w:ilvl w:val="0"/>
          <w:numId w:val="17"/>
        </w:numPr>
      </w:pPr>
      <w:r>
        <w:t>Line feature class in 2D cross</w:t>
      </w:r>
      <w:r w:rsidR="00FA2E6F">
        <w:t xml:space="preserve"> s</w:t>
      </w:r>
      <w:r>
        <w:t>ection view</w:t>
      </w:r>
    </w:p>
    <w:p w14:paraId="5D49D1BC" w14:textId="23A95AEF" w:rsidR="00E46EEC" w:rsidRDefault="005F0083" w:rsidP="00E46EEC">
      <w:pPr>
        <w:pStyle w:val="Heading5"/>
      </w:pPr>
      <w:r>
        <w:t>Troubleshooting</w:t>
      </w:r>
    </w:p>
    <w:p w14:paraId="599923A0" w14:textId="0A342F3F" w:rsidR="00FC6256" w:rsidRDefault="00B2486C" w:rsidP="002B49FE">
      <w:pPr>
        <w:pStyle w:val="ListParagraph"/>
        <w:numPr>
          <w:ilvl w:val="0"/>
          <w:numId w:val="17"/>
        </w:numPr>
      </w:pPr>
      <w:r>
        <w:t>If the tool fails, it may be due to spaces or special characters in the Feature Class to Intersect’s name. Rename the layer in the table of contents and try running again.</w:t>
      </w:r>
    </w:p>
    <w:p w14:paraId="0F053AE3" w14:textId="77777777" w:rsidR="00FC6256" w:rsidRDefault="00FC6256">
      <w:pPr>
        <w:spacing w:before="120" w:after="0"/>
      </w:pPr>
      <w:r>
        <w:br w:type="page"/>
      </w:r>
    </w:p>
    <w:p w14:paraId="1E5B505B" w14:textId="2B9BDC40" w:rsidR="005959B6" w:rsidRDefault="00ED223F" w:rsidP="00ED223F">
      <w:pPr>
        <w:pStyle w:val="Heading2"/>
      </w:pPr>
      <w:bookmarkStart w:id="338" w:name="_Toc1262178867"/>
      <w:commentRangeStart w:id="339"/>
      <w:r>
        <w:lastRenderedPageBreak/>
        <w:t>Formatting the Cross-section</w:t>
      </w:r>
      <w:r w:rsidR="00924357">
        <w:t>s</w:t>
      </w:r>
      <w:commentRangeEnd w:id="339"/>
      <w:r>
        <w:rPr>
          <w:rStyle w:val="CommentReference"/>
        </w:rPr>
        <w:commentReference w:id="339"/>
      </w:r>
      <w:bookmarkEnd w:id="338"/>
    </w:p>
    <w:p w14:paraId="331EA89F" w14:textId="117FA0F6" w:rsidR="00675974" w:rsidRDefault="00675974" w:rsidP="00675974">
      <w:pPr>
        <w:pStyle w:val="Heading3"/>
        <w:spacing w:before="145"/>
      </w:pPr>
      <w:bookmarkStart w:id="340" w:name="_Toc2098595148"/>
      <w:r>
        <w:rPr>
          <w:spacing w:val="-2"/>
        </w:rPr>
        <w:t>Non-public Information</w:t>
      </w:r>
      <w:bookmarkEnd w:id="340"/>
    </w:p>
    <w:p w14:paraId="3A37995A" w14:textId="471DFD49" w:rsidR="00675974" w:rsidRPr="00675974" w:rsidRDefault="00675974" w:rsidP="00675974">
      <w:r>
        <w:t>DN</w:t>
      </w:r>
      <w:r w:rsidRPr="00675974">
        <w:t>R has access to NON‐PUBLIC information for community water supplies in the CWI database file. DNR is NOT permitted to share this information with the public without the consent of the Minnesota Department of Health (MDH). Be sure to obscure the locations of these wells with polygons in your Map View before disseminating.</w:t>
      </w:r>
      <w:r w:rsidRPr="00675974">
        <w:rPr>
          <w:noProof/>
        </w:rPr>
        <w:drawing>
          <wp:inline distT="0" distB="0" distL="0" distR="0" wp14:anchorId="0202F761" wp14:editId="46D8E402">
            <wp:extent cx="5757333"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1888" cy="2592850"/>
                    </a:xfrm>
                    <a:prstGeom prst="rect">
                      <a:avLst/>
                    </a:prstGeom>
                    <a:noFill/>
                    <a:ln>
                      <a:noFill/>
                    </a:ln>
                  </pic:spPr>
                </pic:pic>
              </a:graphicData>
            </a:graphic>
          </wp:inline>
        </w:drawing>
      </w:r>
    </w:p>
    <w:p w14:paraId="7AAAE64D" w14:textId="5716F5DB" w:rsidR="008D5377" w:rsidRDefault="008D5377" w:rsidP="008D5377">
      <w:pPr>
        <w:pStyle w:val="Heading3"/>
      </w:pPr>
      <w:bookmarkStart w:id="341" w:name="_Toc966586230"/>
      <w:r>
        <w:t>S</w:t>
      </w:r>
      <w:commentRangeStart w:id="342"/>
      <w:r>
        <w:t>ymbolize</w:t>
      </w:r>
      <w:commentRangeEnd w:id="342"/>
      <w:r w:rsidR="00290F47">
        <w:rPr>
          <w:rStyle w:val="CommentReference"/>
          <w:rFonts w:ascii="Calibri" w:eastAsia="Times New Roman" w:hAnsi="Calibri" w:cs="Times New Roman"/>
          <w:b w:val="0"/>
          <w:color w:val="auto"/>
        </w:rPr>
        <w:commentReference w:id="342"/>
      </w:r>
      <w:r>
        <w:t xml:space="preserve"> and </w:t>
      </w:r>
      <w:r w:rsidR="00546D36">
        <w:t>label</w:t>
      </w:r>
      <w:r>
        <w:rPr>
          <w:spacing w:val="9"/>
        </w:rPr>
        <w:t xml:space="preserve"> </w:t>
      </w:r>
      <w:r>
        <w:t>the</w:t>
      </w:r>
      <w:r>
        <w:rPr>
          <w:spacing w:val="28"/>
        </w:rPr>
        <w:t xml:space="preserve"> </w:t>
      </w:r>
      <w:r>
        <w:rPr>
          <w:spacing w:val="-2"/>
        </w:rPr>
        <w:t>wells in cross-section view</w:t>
      </w:r>
      <w:bookmarkEnd w:id="341"/>
    </w:p>
    <w:p w14:paraId="6D6E1DAF" w14:textId="77777777" w:rsidR="008D5377" w:rsidRPr="008D5377" w:rsidRDefault="008D5377" w:rsidP="002B49FE">
      <w:pPr>
        <w:pStyle w:val="ListParagraph"/>
        <w:numPr>
          <w:ilvl w:val="0"/>
          <w:numId w:val="22"/>
        </w:numPr>
      </w:pPr>
      <w:r>
        <w:t>Right‐click</w:t>
      </w:r>
      <w:r>
        <w:rPr>
          <w:spacing w:val="-13"/>
        </w:rPr>
        <w:t xml:space="preserve"> </w:t>
      </w:r>
      <w:r>
        <w:t>on the “wwpt_2d_xsecview” file and</w:t>
      </w:r>
      <w:r>
        <w:rPr>
          <w:spacing w:val="-3"/>
        </w:rPr>
        <w:t xml:space="preserve"> </w:t>
      </w:r>
      <w:r>
        <w:t xml:space="preserve">select </w:t>
      </w:r>
      <w:r w:rsidRPr="00546D36">
        <w:rPr>
          <w:bCs/>
        </w:rPr>
        <w:t>Symbology</w:t>
      </w:r>
      <w:r>
        <w:rPr>
          <w:b/>
        </w:rPr>
        <w:t>.</w:t>
      </w:r>
      <w:r>
        <w:rPr>
          <w:b/>
          <w:spacing w:val="-8"/>
        </w:rPr>
        <w:t xml:space="preserve"> </w:t>
      </w:r>
    </w:p>
    <w:p w14:paraId="74173063" w14:textId="77777777" w:rsidR="008D5377" w:rsidRDefault="008D5377" w:rsidP="002B49FE">
      <w:pPr>
        <w:pStyle w:val="ListParagraph"/>
        <w:numPr>
          <w:ilvl w:val="0"/>
          <w:numId w:val="22"/>
        </w:numPr>
      </w:pPr>
      <w:r>
        <w:t xml:space="preserve">In the Symbology pane, click on the point symbol on the Primary symbology tab. </w:t>
      </w:r>
    </w:p>
    <w:p w14:paraId="21E11EF2" w14:textId="46E4ECCF" w:rsidR="008D5377" w:rsidRDefault="008D5377" w:rsidP="002B49FE">
      <w:pPr>
        <w:pStyle w:val="ListParagraph"/>
        <w:numPr>
          <w:ilvl w:val="0"/>
          <w:numId w:val="22"/>
        </w:numPr>
      </w:pPr>
      <w:r>
        <w:t>The Gallery will open. Go to the Properties tab of the Symbology pane. Change the shape color</w:t>
      </w:r>
      <w:r w:rsidR="00A40D31">
        <w:t>s</w:t>
      </w:r>
      <w:r>
        <w:t xml:space="preserve"> to “no color”</w:t>
      </w:r>
      <w:r w:rsidR="00A40D31">
        <w:t xml:space="preserve"> and click Apply.</w:t>
      </w:r>
      <w:r>
        <w:t xml:space="preserve"> </w:t>
      </w:r>
    </w:p>
    <w:p w14:paraId="095208BE" w14:textId="4399A15F" w:rsidR="008D5377" w:rsidRDefault="00546D36" w:rsidP="002B49FE">
      <w:pPr>
        <w:pStyle w:val="ListParagraph"/>
        <w:numPr>
          <w:ilvl w:val="0"/>
          <w:numId w:val="22"/>
        </w:numPr>
      </w:pPr>
      <w:r>
        <w:t xml:space="preserve">Now click on the Labeling ribbon. On the </w:t>
      </w:r>
      <w:r w:rsidR="000D502D">
        <w:t>left-hand</w:t>
      </w:r>
      <w:r>
        <w:t xml:space="preserve"> side of the ribbon, check the box for “Label Features in this class”, and change the Field to ‘well_label’.</w:t>
      </w:r>
    </w:p>
    <w:p w14:paraId="779FBC99" w14:textId="42B0FC70" w:rsidR="008D5377" w:rsidRDefault="008D5377" w:rsidP="002B49FE">
      <w:pPr>
        <w:pStyle w:val="ListParagraph"/>
        <w:numPr>
          <w:ilvl w:val="0"/>
          <w:numId w:val="22"/>
        </w:numPr>
      </w:pPr>
      <w:r>
        <w:t>To</w:t>
      </w:r>
      <w:r>
        <w:rPr>
          <w:spacing w:val="-7"/>
        </w:rPr>
        <w:t xml:space="preserve"> </w:t>
      </w:r>
      <w:r>
        <w:t>center</w:t>
      </w:r>
      <w:r>
        <w:rPr>
          <w:spacing w:val="-15"/>
        </w:rPr>
        <w:t xml:space="preserve"> </w:t>
      </w:r>
      <w:r>
        <w:t>the</w:t>
      </w:r>
      <w:r>
        <w:rPr>
          <w:spacing w:val="-1"/>
        </w:rPr>
        <w:t xml:space="preserve"> </w:t>
      </w:r>
      <w:r>
        <w:t>well</w:t>
      </w:r>
      <w:r>
        <w:rPr>
          <w:spacing w:val="-5"/>
        </w:rPr>
        <w:t xml:space="preserve"> </w:t>
      </w:r>
      <w:r>
        <w:t>label</w:t>
      </w:r>
      <w:r>
        <w:rPr>
          <w:spacing w:val="-4"/>
        </w:rPr>
        <w:t xml:space="preserve"> </w:t>
      </w:r>
      <w:r w:rsidR="00546D36">
        <w:t>above</w:t>
      </w:r>
      <w:r>
        <w:t xml:space="preserve"> the</w:t>
      </w:r>
      <w:r>
        <w:rPr>
          <w:spacing w:val="-1"/>
        </w:rPr>
        <w:t xml:space="preserve"> </w:t>
      </w:r>
      <w:r>
        <w:t>well,</w:t>
      </w:r>
      <w:r>
        <w:rPr>
          <w:spacing w:val="-9"/>
        </w:rPr>
        <w:t xml:space="preserve"> </w:t>
      </w:r>
      <w:r>
        <w:t>and</w:t>
      </w:r>
      <w:r>
        <w:rPr>
          <w:spacing w:val="-7"/>
        </w:rPr>
        <w:t xml:space="preserve"> </w:t>
      </w:r>
      <w:r>
        <w:t>to orient it in the vertical</w:t>
      </w:r>
      <w:r>
        <w:rPr>
          <w:spacing w:val="-7"/>
        </w:rPr>
        <w:t xml:space="preserve"> </w:t>
      </w:r>
      <w:r>
        <w:t xml:space="preserve">direction, </w:t>
      </w:r>
      <w:r w:rsidR="00546D36">
        <w:t>open the Label Placement menu</w:t>
      </w:r>
      <w:r>
        <w:t>.</w:t>
      </w:r>
    </w:p>
    <w:p w14:paraId="461328B3" w14:textId="2E70D557" w:rsidR="008D5377" w:rsidRDefault="00546D36" w:rsidP="002B49FE">
      <w:pPr>
        <w:pStyle w:val="ListParagraph"/>
        <w:numPr>
          <w:ilvl w:val="0"/>
          <w:numId w:val="22"/>
        </w:numPr>
      </w:pPr>
      <w:r>
        <w:t>In the Label Class pane, open the Position tab and expand the Placement header. Choose Top of Point for placement. Change the Preferred Offset to 5 points.</w:t>
      </w:r>
    </w:p>
    <w:p w14:paraId="5FD9E17D" w14:textId="4C0E41F8" w:rsidR="008D5377" w:rsidRDefault="00546D36" w:rsidP="002B49FE">
      <w:pPr>
        <w:pStyle w:val="ListParagraph"/>
        <w:numPr>
          <w:ilvl w:val="0"/>
          <w:numId w:val="22"/>
        </w:numPr>
      </w:pPr>
      <w:r>
        <w:t>Now expand the Rotation header. Change the Additional Rotation value to 90.</w:t>
      </w:r>
    </w:p>
    <w:p w14:paraId="7D23B64C" w14:textId="6D19DBE0" w:rsidR="00310CEA" w:rsidRDefault="00310CEA" w:rsidP="002B49FE">
      <w:pPr>
        <w:pStyle w:val="ListParagraph"/>
        <w:numPr>
          <w:ilvl w:val="0"/>
          <w:numId w:val="22"/>
        </w:numPr>
      </w:pPr>
      <w:r>
        <w:t>In the Labeling ribbon, click on “View Unplaced” button to show unplaced labels.</w:t>
      </w:r>
    </w:p>
    <w:p w14:paraId="3412BB06" w14:textId="77777777" w:rsidR="00310CEA" w:rsidRDefault="00310CEA" w:rsidP="002B49FE">
      <w:pPr>
        <w:pStyle w:val="ListParagraph"/>
        <w:numPr>
          <w:ilvl w:val="0"/>
          <w:numId w:val="22"/>
        </w:numPr>
      </w:pPr>
    </w:p>
    <w:p w14:paraId="627886CD" w14:textId="77777777" w:rsidR="00310CEA" w:rsidRDefault="00310CEA" w:rsidP="002B49FE">
      <w:pPr>
        <w:pStyle w:val="ListParagraph"/>
        <w:numPr>
          <w:ilvl w:val="0"/>
          <w:numId w:val="22"/>
        </w:numPr>
      </w:pPr>
    </w:p>
    <w:p w14:paraId="0BD18D19" w14:textId="77777777" w:rsidR="008D5377" w:rsidRPr="000D502D" w:rsidRDefault="008D5377" w:rsidP="000D502D">
      <w:pPr>
        <w:pStyle w:val="Heading3"/>
        <w:rPr>
          <w:spacing w:val="-2"/>
        </w:rPr>
      </w:pPr>
      <w:bookmarkStart w:id="343" w:name="Format_the_well_construction_file"/>
      <w:bookmarkStart w:id="344" w:name="_Toc2122929110"/>
      <w:bookmarkEnd w:id="343"/>
      <w:commentRangeStart w:id="345"/>
      <w:r w:rsidRPr="000D502D">
        <w:rPr>
          <w:spacing w:val="-2"/>
        </w:rPr>
        <w:t>Format the</w:t>
      </w:r>
      <w:commentRangeEnd w:id="345"/>
      <w:r w:rsidR="00626AAD">
        <w:rPr>
          <w:rStyle w:val="CommentReference"/>
          <w:rFonts w:ascii="Calibri" w:eastAsia="Times New Roman" w:hAnsi="Calibri" w:cs="Times New Roman"/>
          <w:b w:val="0"/>
          <w:color w:val="auto"/>
        </w:rPr>
        <w:commentReference w:id="345"/>
      </w:r>
      <w:r w:rsidRPr="000D502D">
        <w:rPr>
          <w:spacing w:val="-2"/>
        </w:rPr>
        <w:t xml:space="preserve"> well construction file</w:t>
      </w:r>
      <w:bookmarkEnd w:id="344"/>
    </w:p>
    <w:p w14:paraId="12DBC547" w14:textId="2CFC41A0" w:rsidR="008D5377" w:rsidRDefault="008D5377" w:rsidP="002B49FE">
      <w:pPr>
        <w:pStyle w:val="ListParagraph"/>
        <w:widowControl w:val="0"/>
        <w:numPr>
          <w:ilvl w:val="0"/>
          <w:numId w:val="21"/>
        </w:numPr>
        <w:tabs>
          <w:tab w:val="left" w:pos="840"/>
        </w:tabs>
        <w:autoSpaceDE w:val="0"/>
        <w:autoSpaceDN w:val="0"/>
        <w:spacing w:before="43" w:after="0" w:line="240" w:lineRule="auto"/>
        <w:contextualSpacing w:val="0"/>
      </w:pPr>
      <w:r>
        <w:t>To</w:t>
      </w:r>
      <w:r>
        <w:rPr>
          <w:spacing w:val="-13"/>
        </w:rPr>
        <w:t xml:space="preserve"> </w:t>
      </w:r>
      <w:r>
        <w:t>format</w:t>
      </w:r>
      <w:r>
        <w:rPr>
          <w:spacing w:val="-1"/>
        </w:rPr>
        <w:t xml:space="preserve"> </w:t>
      </w:r>
      <w:r>
        <w:t>the</w:t>
      </w:r>
      <w:r>
        <w:rPr>
          <w:spacing w:val="-18"/>
        </w:rPr>
        <w:t xml:space="preserve"> </w:t>
      </w:r>
      <w:r>
        <w:t>well</w:t>
      </w:r>
      <w:r>
        <w:rPr>
          <w:spacing w:val="-9"/>
        </w:rPr>
        <w:t xml:space="preserve"> </w:t>
      </w:r>
      <w:r>
        <w:t>construction</w:t>
      </w:r>
      <w:r>
        <w:rPr>
          <w:spacing w:val="4"/>
        </w:rPr>
        <w:t xml:space="preserve"> </w:t>
      </w:r>
      <w:r>
        <w:rPr>
          <w:spacing w:val="-2"/>
        </w:rPr>
        <w:t>information,</w:t>
      </w:r>
      <w:r w:rsidR="004268E6">
        <w:rPr>
          <w:spacing w:val="-2"/>
        </w:rPr>
        <w:t xml:space="preserve"> go to the table of contents, and </w:t>
      </w:r>
      <w:r>
        <w:t>click</w:t>
      </w:r>
      <w:r w:rsidRPr="004268E6">
        <w:rPr>
          <w:spacing w:val="-13"/>
        </w:rPr>
        <w:t xml:space="preserve"> </w:t>
      </w:r>
      <w:r>
        <w:t>on</w:t>
      </w:r>
      <w:r w:rsidRPr="004268E6">
        <w:rPr>
          <w:spacing w:val="-12"/>
        </w:rPr>
        <w:t xml:space="preserve"> </w:t>
      </w:r>
      <w:r w:rsidR="004268E6">
        <w:rPr>
          <w:spacing w:val="-12"/>
        </w:rPr>
        <w:t xml:space="preserve">symbol below </w:t>
      </w:r>
      <w:r>
        <w:t>the</w:t>
      </w:r>
      <w:r w:rsidRPr="004268E6">
        <w:rPr>
          <w:spacing w:val="-7"/>
        </w:rPr>
        <w:t xml:space="preserve"> </w:t>
      </w:r>
      <w:r>
        <w:t>“</w:t>
      </w:r>
      <w:r w:rsidR="004268E6">
        <w:t>conspys_2d_poly</w:t>
      </w:r>
      <w:r>
        <w:t>”</w:t>
      </w:r>
      <w:r w:rsidRPr="004268E6">
        <w:rPr>
          <w:spacing w:val="9"/>
        </w:rPr>
        <w:t xml:space="preserve"> </w:t>
      </w:r>
      <w:r>
        <w:t>file</w:t>
      </w:r>
      <w:r w:rsidR="004268E6">
        <w:t>.</w:t>
      </w:r>
    </w:p>
    <w:p w14:paraId="7318C0A2" w14:textId="37801477" w:rsidR="008D5377" w:rsidRDefault="004268E6" w:rsidP="002B49FE">
      <w:pPr>
        <w:pStyle w:val="ListParagraph"/>
        <w:widowControl w:val="0"/>
        <w:numPr>
          <w:ilvl w:val="0"/>
          <w:numId w:val="21"/>
        </w:numPr>
        <w:tabs>
          <w:tab w:val="left" w:pos="840"/>
        </w:tabs>
        <w:autoSpaceDE w:val="0"/>
        <w:autoSpaceDN w:val="0"/>
        <w:spacing w:before="20" w:after="0" w:line="240" w:lineRule="auto"/>
        <w:ind w:hanging="353"/>
        <w:contextualSpacing w:val="0"/>
      </w:pPr>
      <w:r>
        <w:lastRenderedPageBreak/>
        <w:t>Change Primary Symbology to Unique Values, and Field 1 to “constype”</w:t>
      </w:r>
    </w:p>
    <w:p w14:paraId="2DC0880B" w14:textId="77777777" w:rsidR="008D5377" w:rsidRDefault="008D5377" w:rsidP="00DC3D39">
      <w:pPr>
        <w:pStyle w:val="Heading4"/>
      </w:pPr>
      <w:r>
        <w:t>Caution!</w:t>
      </w:r>
    </w:p>
    <w:p w14:paraId="4E2FD82D" w14:textId="77777777" w:rsidR="008D5377" w:rsidRDefault="008D5377" w:rsidP="002B49FE">
      <w:pPr>
        <w:pStyle w:val="ListParagraph"/>
        <w:widowControl w:val="0"/>
        <w:numPr>
          <w:ilvl w:val="1"/>
          <w:numId w:val="21"/>
        </w:numPr>
        <w:tabs>
          <w:tab w:val="left" w:pos="840"/>
          <w:tab w:val="left" w:pos="841"/>
        </w:tabs>
        <w:autoSpaceDE w:val="0"/>
        <w:autoSpaceDN w:val="0"/>
        <w:spacing w:before="168" w:after="0" w:line="264" w:lineRule="auto"/>
        <w:ind w:right="457"/>
        <w:contextualSpacing w:val="0"/>
      </w:pPr>
      <w:r>
        <w:t>Sometimes</w:t>
      </w:r>
      <w:r>
        <w:rPr>
          <w:spacing w:val="-11"/>
        </w:rPr>
        <w:t xml:space="preserve"> </w:t>
      </w:r>
      <w:r>
        <w:t>the</w:t>
      </w:r>
      <w:r>
        <w:rPr>
          <w:spacing w:val="-4"/>
        </w:rPr>
        <w:t xml:space="preserve"> </w:t>
      </w:r>
      <w:r>
        <w:t>well</w:t>
      </w:r>
      <w:r>
        <w:rPr>
          <w:spacing w:val="-8"/>
        </w:rPr>
        <w:t xml:space="preserve"> </w:t>
      </w:r>
      <w:r>
        <w:t>casing or</w:t>
      </w:r>
      <w:r>
        <w:rPr>
          <w:spacing w:val="-2"/>
        </w:rPr>
        <w:t xml:space="preserve"> </w:t>
      </w:r>
      <w:r>
        <w:t>screen</w:t>
      </w:r>
      <w:r>
        <w:rPr>
          <w:spacing w:val="-9"/>
        </w:rPr>
        <w:t xml:space="preserve"> </w:t>
      </w:r>
      <w:r>
        <w:t>information is</w:t>
      </w:r>
      <w:r>
        <w:rPr>
          <w:spacing w:val="-10"/>
        </w:rPr>
        <w:t xml:space="preserve"> </w:t>
      </w:r>
      <w:r>
        <w:t>missing</w:t>
      </w:r>
      <w:r>
        <w:rPr>
          <w:spacing w:val="18"/>
        </w:rPr>
        <w:t xml:space="preserve"> </w:t>
      </w:r>
      <w:r>
        <w:t>from CWI.</w:t>
      </w:r>
      <w:r>
        <w:rPr>
          <w:spacing w:val="-12"/>
        </w:rPr>
        <w:t xml:space="preserve"> </w:t>
      </w:r>
      <w:r>
        <w:t>This can</w:t>
      </w:r>
      <w:r>
        <w:rPr>
          <w:spacing w:val="-9"/>
        </w:rPr>
        <w:t xml:space="preserve"> </w:t>
      </w:r>
      <w:r>
        <w:t>be</w:t>
      </w:r>
      <w:r>
        <w:rPr>
          <w:spacing w:val="-4"/>
        </w:rPr>
        <w:t xml:space="preserve"> </w:t>
      </w:r>
      <w:r>
        <w:t>very</w:t>
      </w:r>
      <w:r>
        <w:rPr>
          <w:spacing w:val="-9"/>
        </w:rPr>
        <w:t xml:space="preserve"> </w:t>
      </w:r>
      <w:r>
        <w:t>apparent when</w:t>
      </w:r>
      <w:r>
        <w:rPr>
          <w:spacing w:val="-1"/>
        </w:rPr>
        <w:t xml:space="preserve"> </w:t>
      </w:r>
      <w:r>
        <w:t>looking</w:t>
      </w:r>
      <w:r>
        <w:rPr>
          <w:spacing w:val="31"/>
        </w:rPr>
        <w:t xml:space="preserve"> </w:t>
      </w:r>
      <w:r>
        <w:t>at</w:t>
      </w:r>
      <w:r>
        <w:rPr>
          <w:spacing w:val="-7"/>
        </w:rPr>
        <w:t xml:space="preserve"> </w:t>
      </w:r>
      <w:r>
        <w:t>the cross sections. If the well casings</w:t>
      </w:r>
      <w:r>
        <w:rPr>
          <w:spacing w:val="-4"/>
        </w:rPr>
        <w:t xml:space="preserve"> </w:t>
      </w:r>
      <w:r>
        <w:t>or well screens do</w:t>
      </w:r>
      <w:r>
        <w:rPr>
          <w:spacing w:val="-1"/>
        </w:rPr>
        <w:t xml:space="preserve"> </w:t>
      </w:r>
      <w:r>
        <w:t>not appear,</w:t>
      </w:r>
      <w:r>
        <w:rPr>
          <w:spacing w:val="-4"/>
        </w:rPr>
        <w:t xml:space="preserve"> </w:t>
      </w:r>
      <w:r>
        <w:t>you will need to go back and repeat</w:t>
      </w:r>
      <w:r>
        <w:rPr>
          <w:spacing w:val="-1"/>
        </w:rPr>
        <w:t xml:space="preserve"> </w:t>
      </w:r>
      <w:r>
        <w:t>some</w:t>
      </w:r>
      <w:r>
        <w:rPr>
          <w:spacing w:val="34"/>
        </w:rPr>
        <w:t xml:space="preserve"> </w:t>
      </w:r>
      <w:r>
        <w:t>of the earlier</w:t>
      </w:r>
      <w:r>
        <w:rPr>
          <w:spacing w:val="-5"/>
        </w:rPr>
        <w:t xml:space="preserve"> </w:t>
      </w:r>
      <w:r>
        <w:t>steps. These include:</w:t>
      </w:r>
    </w:p>
    <w:p w14:paraId="1C850972" w14:textId="53CE5FC6" w:rsidR="008D5377" w:rsidRDefault="008D5377" w:rsidP="002B49FE">
      <w:pPr>
        <w:pStyle w:val="ListParagraph"/>
        <w:widowControl w:val="0"/>
        <w:numPr>
          <w:ilvl w:val="2"/>
          <w:numId w:val="21"/>
        </w:numPr>
        <w:tabs>
          <w:tab w:val="left" w:pos="1561"/>
        </w:tabs>
        <w:autoSpaceDE w:val="0"/>
        <w:autoSpaceDN w:val="0"/>
        <w:spacing w:before="0" w:after="0" w:line="252" w:lineRule="auto"/>
        <w:ind w:right="736"/>
        <w:contextualSpacing w:val="0"/>
      </w:pPr>
      <w:r>
        <w:t>Opening up the</w:t>
      </w:r>
      <w:r>
        <w:rPr>
          <w:spacing w:val="-3"/>
        </w:rPr>
        <w:t xml:space="preserve"> </w:t>
      </w:r>
      <w:r w:rsidR="004268E6">
        <w:t>cons_clean table</w:t>
      </w:r>
      <w:r>
        <w:rPr>
          <w:spacing w:val="12"/>
        </w:rPr>
        <w:t xml:space="preserve"> </w:t>
      </w:r>
      <w:r>
        <w:t>and</w:t>
      </w:r>
      <w:r>
        <w:rPr>
          <w:spacing w:val="-9"/>
        </w:rPr>
        <w:t xml:space="preserve"> </w:t>
      </w:r>
      <w:r>
        <w:t>manually</w:t>
      </w:r>
      <w:r>
        <w:rPr>
          <w:spacing w:val="-9"/>
        </w:rPr>
        <w:t xml:space="preserve"> </w:t>
      </w:r>
      <w:r>
        <w:t>adding the</w:t>
      </w:r>
      <w:r>
        <w:rPr>
          <w:spacing w:val="-3"/>
        </w:rPr>
        <w:t xml:space="preserve"> </w:t>
      </w:r>
      <w:r>
        <w:t>casing,</w:t>
      </w:r>
      <w:r>
        <w:rPr>
          <w:spacing w:val="-11"/>
        </w:rPr>
        <w:t xml:space="preserve"> </w:t>
      </w:r>
      <w:r w:rsidR="004268E6">
        <w:rPr>
          <w:spacing w:val="-11"/>
        </w:rPr>
        <w:t xml:space="preserve">and </w:t>
      </w:r>
      <w:r>
        <w:t>screen</w:t>
      </w:r>
      <w:r w:rsidR="004268E6">
        <w:rPr>
          <w:spacing w:val="-9"/>
        </w:rPr>
        <w:t xml:space="preserve"> </w:t>
      </w:r>
      <w:r>
        <w:t>information in the appropriate</w:t>
      </w:r>
      <w:r>
        <w:rPr>
          <w:spacing w:val="-2"/>
        </w:rPr>
        <w:t xml:space="preserve"> </w:t>
      </w:r>
      <w:r w:rsidR="004268E6">
        <w:t>fields</w:t>
      </w:r>
      <w:r>
        <w:t>.</w:t>
      </w:r>
    </w:p>
    <w:p w14:paraId="36507867" w14:textId="3347CF67" w:rsidR="008D5377" w:rsidRDefault="008D5377" w:rsidP="002B49FE">
      <w:pPr>
        <w:pStyle w:val="ListParagraph"/>
        <w:widowControl w:val="0"/>
        <w:numPr>
          <w:ilvl w:val="2"/>
          <w:numId w:val="21"/>
        </w:numPr>
        <w:tabs>
          <w:tab w:val="left" w:pos="1560"/>
        </w:tabs>
        <w:autoSpaceDE w:val="0"/>
        <w:autoSpaceDN w:val="0"/>
        <w:spacing w:before="27" w:after="0" w:line="240" w:lineRule="auto"/>
        <w:ind w:left="1559" w:hanging="353"/>
        <w:contextualSpacing w:val="0"/>
      </w:pPr>
      <w:r>
        <w:t>Rerunning</w:t>
      </w:r>
      <w:r>
        <w:rPr>
          <w:spacing w:val="2"/>
        </w:rPr>
        <w:t xml:space="preserve"> </w:t>
      </w:r>
      <w:r>
        <w:t>the</w:t>
      </w:r>
      <w:r>
        <w:rPr>
          <w:spacing w:val="-3"/>
        </w:rPr>
        <w:t xml:space="preserve"> </w:t>
      </w:r>
      <w:r w:rsidR="004268E6">
        <w:t>Create Conspy Diagrams tool</w:t>
      </w:r>
      <w:r>
        <w:rPr>
          <w:spacing w:val="-6"/>
        </w:rPr>
        <w:t xml:space="preserve"> </w:t>
      </w:r>
      <w:r>
        <w:t>to</w:t>
      </w:r>
      <w:r>
        <w:rPr>
          <w:spacing w:val="-9"/>
        </w:rPr>
        <w:t xml:space="preserve"> </w:t>
      </w:r>
      <w:r>
        <w:t>create</w:t>
      </w:r>
      <w:r>
        <w:rPr>
          <w:spacing w:val="-18"/>
        </w:rPr>
        <w:t xml:space="preserve"> </w:t>
      </w:r>
      <w:r>
        <w:t>a</w:t>
      </w:r>
      <w:r>
        <w:rPr>
          <w:spacing w:val="-14"/>
        </w:rPr>
        <w:t xml:space="preserve"> </w:t>
      </w:r>
      <w:r>
        <w:t>new</w:t>
      </w:r>
      <w:r>
        <w:rPr>
          <w:spacing w:val="-2"/>
        </w:rPr>
        <w:t xml:space="preserve"> </w:t>
      </w:r>
      <w:r>
        <w:t>set</w:t>
      </w:r>
      <w:r>
        <w:rPr>
          <w:spacing w:val="2"/>
        </w:rPr>
        <w:t xml:space="preserve"> </w:t>
      </w:r>
      <w:r>
        <w:t>of</w:t>
      </w:r>
      <w:r>
        <w:rPr>
          <w:spacing w:val="8"/>
        </w:rPr>
        <w:t xml:space="preserve"> </w:t>
      </w:r>
      <w:r w:rsidR="004268E6">
        <w:rPr>
          <w:spacing w:val="8"/>
        </w:rPr>
        <w:t xml:space="preserve">conspy </w:t>
      </w:r>
      <w:r>
        <w:t>well</w:t>
      </w:r>
      <w:r>
        <w:rPr>
          <w:spacing w:val="-6"/>
        </w:rPr>
        <w:t xml:space="preserve"> </w:t>
      </w:r>
      <w:r>
        <w:t>stick</w:t>
      </w:r>
      <w:r>
        <w:rPr>
          <w:spacing w:val="-9"/>
        </w:rPr>
        <w:t xml:space="preserve"> </w:t>
      </w:r>
      <w:r>
        <w:rPr>
          <w:spacing w:val="-2"/>
        </w:rPr>
        <w:t>files.</w:t>
      </w:r>
    </w:p>
    <w:p w14:paraId="4827DA4A" w14:textId="2F3D23D2" w:rsidR="008D5377" w:rsidRDefault="008D5377" w:rsidP="002B49FE">
      <w:pPr>
        <w:pStyle w:val="ListParagraph"/>
        <w:widowControl w:val="0"/>
        <w:numPr>
          <w:ilvl w:val="1"/>
          <w:numId w:val="21"/>
        </w:numPr>
        <w:tabs>
          <w:tab w:val="left" w:pos="839"/>
          <w:tab w:val="left" w:pos="840"/>
        </w:tabs>
        <w:autoSpaceDE w:val="0"/>
        <w:autoSpaceDN w:val="0"/>
        <w:spacing w:before="1" w:after="0" w:line="256" w:lineRule="auto"/>
        <w:ind w:right="698"/>
        <w:contextualSpacing w:val="0"/>
      </w:pPr>
      <w:r>
        <w:t>NOTE:</w:t>
      </w:r>
      <w:r>
        <w:rPr>
          <w:spacing w:val="-12"/>
        </w:rPr>
        <w:t xml:space="preserve"> </w:t>
      </w:r>
      <w:r>
        <w:t>This can</w:t>
      </w:r>
      <w:r>
        <w:rPr>
          <w:spacing w:val="-23"/>
        </w:rPr>
        <w:t xml:space="preserve"> </w:t>
      </w:r>
      <w:r>
        <w:t>be</w:t>
      </w:r>
      <w:r>
        <w:rPr>
          <w:spacing w:val="18"/>
        </w:rPr>
        <w:t xml:space="preserve"> </w:t>
      </w:r>
      <w:r>
        <w:t>avoided</w:t>
      </w:r>
      <w:r>
        <w:rPr>
          <w:spacing w:val="-6"/>
        </w:rPr>
        <w:t xml:space="preserve"> </w:t>
      </w:r>
      <w:r>
        <w:t>if you carefully</w:t>
      </w:r>
      <w:r>
        <w:rPr>
          <w:spacing w:val="-6"/>
        </w:rPr>
        <w:t xml:space="preserve"> </w:t>
      </w:r>
      <w:r>
        <w:t>screen</w:t>
      </w:r>
      <w:r>
        <w:rPr>
          <w:spacing w:val="-6"/>
        </w:rPr>
        <w:t xml:space="preserve"> </w:t>
      </w:r>
      <w:r>
        <w:t>the</w:t>
      </w:r>
      <w:r>
        <w:rPr>
          <w:spacing w:val="-16"/>
        </w:rPr>
        <w:t xml:space="preserve"> </w:t>
      </w:r>
      <w:r w:rsidR="00BA403E">
        <w:t>cons_clean</w:t>
      </w:r>
      <w:r>
        <w:t xml:space="preserve"> database</w:t>
      </w:r>
      <w:r>
        <w:rPr>
          <w:spacing w:val="-15"/>
        </w:rPr>
        <w:t xml:space="preserve"> </w:t>
      </w:r>
      <w:r>
        <w:t>tables</w:t>
      </w:r>
      <w:r>
        <w:rPr>
          <w:spacing w:val="-8"/>
        </w:rPr>
        <w:t xml:space="preserve"> </w:t>
      </w:r>
      <w:r>
        <w:t>prior to</w:t>
      </w:r>
      <w:r>
        <w:rPr>
          <w:spacing w:val="-6"/>
        </w:rPr>
        <w:t xml:space="preserve"> </w:t>
      </w:r>
      <w:r>
        <w:t xml:space="preserve">creating the </w:t>
      </w:r>
      <w:r w:rsidR="00BA403E">
        <w:t>conspy polygon</w:t>
      </w:r>
      <w:r>
        <w:t xml:space="preserve"> files.</w:t>
      </w:r>
    </w:p>
    <w:p w14:paraId="393A6853" w14:textId="77777777" w:rsidR="0086797A" w:rsidRDefault="0086797A" w:rsidP="00DC3D39">
      <w:pPr>
        <w:pStyle w:val="Heading3"/>
      </w:pPr>
      <w:bookmarkStart w:id="346" w:name="Format_the_well_lithology_file"/>
      <w:bookmarkStart w:id="347" w:name="_Toc936899308"/>
      <w:bookmarkEnd w:id="346"/>
      <w:commentRangeStart w:id="348"/>
      <w:r>
        <w:t>Combine verified and unverified well lithology files</w:t>
      </w:r>
      <w:bookmarkEnd w:id="347"/>
      <w:commentRangeEnd w:id="348"/>
      <w:r>
        <w:rPr>
          <w:rStyle w:val="CommentReference"/>
        </w:rPr>
        <w:commentReference w:id="348"/>
      </w:r>
    </w:p>
    <w:p w14:paraId="5A9C3163" w14:textId="02B559F7" w:rsidR="0086797A" w:rsidRDefault="0086797A" w:rsidP="00EA2B33">
      <w:pPr>
        <w:pStyle w:val="ListParagraph"/>
        <w:numPr>
          <w:ilvl w:val="0"/>
          <w:numId w:val="31"/>
        </w:numPr>
      </w:pPr>
      <w:r>
        <w:t>Open the “Merge” tool from the Geoprocessing pane. Add “lixpys_2d_poly” and “lixpys_unloc_2d_poly” as Input Datasets. Verify the output dataset is going to the correct location and is named appropriately.</w:t>
      </w:r>
    </w:p>
    <w:p w14:paraId="3BEE1EAD" w14:textId="01A96534" w:rsidR="008D5377" w:rsidRPr="005B44A1" w:rsidRDefault="008D5377" w:rsidP="00DC3D39">
      <w:pPr>
        <w:pStyle w:val="Heading3"/>
      </w:pPr>
      <w:bookmarkStart w:id="349" w:name="_Toc503896193"/>
      <w:r>
        <w:t xml:space="preserve">Format the </w:t>
      </w:r>
      <w:r w:rsidR="00D700CA">
        <w:t xml:space="preserve">verified </w:t>
      </w:r>
      <w:r>
        <w:t>well lithology file</w:t>
      </w:r>
      <w:bookmarkEnd w:id="349"/>
    </w:p>
    <w:p w14:paraId="16D5C048" w14:textId="28F2A50D" w:rsidR="00032197" w:rsidRDefault="00032197" w:rsidP="002B49FE">
      <w:pPr>
        <w:pStyle w:val="ListParagraph"/>
        <w:numPr>
          <w:ilvl w:val="0"/>
          <w:numId w:val="23"/>
        </w:numPr>
      </w:pPr>
      <w:r w:rsidRPr="00032197">
        <w:rPr>
          <w:spacing w:val="-2"/>
        </w:rPr>
        <w:t xml:space="preserve">Go to the table of </w:t>
      </w:r>
      <w:r w:rsidR="00B40EAF" w:rsidRPr="00032197">
        <w:rPr>
          <w:spacing w:val="-2"/>
        </w:rPr>
        <w:t>contents and</w:t>
      </w:r>
      <w:r w:rsidRPr="00032197">
        <w:rPr>
          <w:spacing w:val="-2"/>
        </w:rPr>
        <w:t xml:space="preserve"> </w:t>
      </w:r>
      <w:r>
        <w:t>click</w:t>
      </w:r>
      <w:r w:rsidRPr="00032197">
        <w:rPr>
          <w:spacing w:val="-13"/>
        </w:rPr>
        <w:t xml:space="preserve"> </w:t>
      </w:r>
      <w:r>
        <w:t>on</w:t>
      </w:r>
      <w:r w:rsidRPr="00032197">
        <w:rPr>
          <w:spacing w:val="-12"/>
        </w:rPr>
        <w:t xml:space="preserve"> symbol below </w:t>
      </w:r>
      <w:r>
        <w:t>the</w:t>
      </w:r>
      <w:r w:rsidRPr="00032197">
        <w:rPr>
          <w:spacing w:val="-7"/>
        </w:rPr>
        <w:t xml:space="preserve"> </w:t>
      </w:r>
      <w:r>
        <w:t>“lixpys_2d_poly”</w:t>
      </w:r>
      <w:r w:rsidRPr="00032197">
        <w:rPr>
          <w:spacing w:val="9"/>
        </w:rPr>
        <w:t xml:space="preserve"> </w:t>
      </w:r>
      <w:r>
        <w:t>file to open the Symbology menu.</w:t>
      </w:r>
    </w:p>
    <w:p w14:paraId="25568644" w14:textId="44E7827B" w:rsidR="008D5377" w:rsidRDefault="00032197" w:rsidP="002B49FE">
      <w:pPr>
        <w:pStyle w:val="ListParagraph"/>
        <w:numPr>
          <w:ilvl w:val="0"/>
          <w:numId w:val="23"/>
        </w:numPr>
      </w:pPr>
      <w:r>
        <w:t>Change Primary Symbology to Unique Values, and Field 1 to “lith_prim”.</w:t>
      </w:r>
    </w:p>
    <w:p w14:paraId="0369A8F6" w14:textId="2F1F9F79" w:rsidR="008D5377" w:rsidRDefault="008D5377" w:rsidP="002B49FE">
      <w:pPr>
        <w:pStyle w:val="ListParagraph"/>
        <w:numPr>
          <w:ilvl w:val="0"/>
          <w:numId w:val="23"/>
        </w:numPr>
      </w:pPr>
      <w:r>
        <w:t>Review</w:t>
      </w:r>
      <w:r w:rsidRPr="00032197">
        <w:rPr>
          <w:spacing w:val="-13"/>
        </w:rPr>
        <w:t xml:space="preserve"> </w:t>
      </w:r>
      <w:r>
        <w:t>the</w:t>
      </w:r>
      <w:r w:rsidRPr="00032197">
        <w:rPr>
          <w:spacing w:val="-12"/>
        </w:rPr>
        <w:t xml:space="preserve"> </w:t>
      </w:r>
      <w:r w:rsidR="00032197">
        <w:t>lith_prim</w:t>
      </w:r>
      <w:r w:rsidRPr="00032197">
        <w:rPr>
          <w:spacing w:val="-12"/>
        </w:rPr>
        <w:t xml:space="preserve"> </w:t>
      </w:r>
      <w:r>
        <w:t>values</w:t>
      </w:r>
      <w:r w:rsidRPr="00032197">
        <w:rPr>
          <w:spacing w:val="-13"/>
        </w:rPr>
        <w:t xml:space="preserve"> </w:t>
      </w:r>
      <w:r>
        <w:t>that</w:t>
      </w:r>
      <w:r w:rsidRPr="00032197">
        <w:rPr>
          <w:spacing w:val="-9"/>
        </w:rPr>
        <w:t xml:space="preserve"> </w:t>
      </w:r>
      <w:r>
        <w:t>appear.</w:t>
      </w:r>
      <w:r w:rsidRPr="00032197">
        <w:rPr>
          <w:spacing w:val="-8"/>
        </w:rPr>
        <w:t xml:space="preserve"> </w:t>
      </w:r>
      <w:r>
        <w:t>Some</w:t>
      </w:r>
      <w:r w:rsidRPr="00032197">
        <w:rPr>
          <w:spacing w:val="20"/>
        </w:rPr>
        <w:t xml:space="preserve"> </w:t>
      </w:r>
      <w:r>
        <w:t>examples</w:t>
      </w:r>
      <w:r w:rsidRPr="00032197">
        <w:rPr>
          <w:spacing w:val="-7"/>
        </w:rPr>
        <w:t xml:space="preserve"> </w:t>
      </w:r>
      <w:r>
        <w:t>of</w:t>
      </w:r>
      <w:r w:rsidRPr="00032197">
        <w:rPr>
          <w:spacing w:val="-3"/>
        </w:rPr>
        <w:t xml:space="preserve"> </w:t>
      </w:r>
      <w:r>
        <w:t>naming issues to</w:t>
      </w:r>
      <w:r w:rsidRPr="00032197">
        <w:rPr>
          <w:spacing w:val="-4"/>
        </w:rPr>
        <w:t xml:space="preserve"> </w:t>
      </w:r>
      <w:r>
        <w:t>be</w:t>
      </w:r>
      <w:r w:rsidRPr="00032197">
        <w:rPr>
          <w:spacing w:val="20"/>
        </w:rPr>
        <w:t xml:space="preserve"> </w:t>
      </w:r>
      <w:r>
        <w:t>aware</w:t>
      </w:r>
      <w:r w:rsidRPr="00032197">
        <w:rPr>
          <w:spacing w:val="-13"/>
        </w:rPr>
        <w:t xml:space="preserve"> </w:t>
      </w:r>
      <w:r>
        <w:t xml:space="preserve">of </w:t>
      </w:r>
      <w:r w:rsidRPr="00032197">
        <w:rPr>
          <w:spacing w:val="-2"/>
        </w:rPr>
        <w:t>include:</w:t>
      </w:r>
    </w:p>
    <w:p w14:paraId="07839912" w14:textId="77777777" w:rsidR="008D5377" w:rsidRDefault="008D5377" w:rsidP="002B49FE">
      <w:pPr>
        <w:pStyle w:val="ListParagraph"/>
        <w:numPr>
          <w:ilvl w:val="0"/>
          <w:numId w:val="23"/>
        </w:numPr>
      </w:pPr>
      <w:r>
        <w:t>Gravel</w:t>
      </w:r>
      <w:r w:rsidRPr="00032197">
        <w:rPr>
          <w:spacing w:val="-19"/>
        </w:rPr>
        <w:t xml:space="preserve"> </w:t>
      </w:r>
      <w:r>
        <w:t>may</w:t>
      </w:r>
      <w:r w:rsidRPr="00032197">
        <w:rPr>
          <w:spacing w:val="-3"/>
        </w:rPr>
        <w:t xml:space="preserve"> </w:t>
      </w:r>
      <w:r>
        <w:t>be</w:t>
      </w:r>
      <w:r w:rsidRPr="00032197">
        <w:rPr>
          <w:spacing w:val="3"/>
        </w:rPr>
        <w:t xml:space="preserve"> </w:t>
      </w:r>
      <w:r>
        <w:t>spelled:</w:t>
      </w:r>
      <w:r w:rsidRPr="00032197">
        <w:rPr>
          <w:spacing w:val="26"/>
        </w:rPr>
        <w:t xml:space="preserve"> </w:t>
      </w:r>
      <w:r>
        <w:t>GRAVEL,</w:t>
      </w:r>
      <w:r w:rsidRPr="00032197">
        <w:rPr>
          <w:spacing w:val="-6"/>
        </w:rPr>
        <w:t xml:space="preserve"> </w:t>
      </w:r>
      <w:r>
        <w:t>GRVL,</w:t>
      </w:r>
      <w:r w:rsidRPr="00032197">
        <w:rPr>
          <w:spacing w:val="-5"/>
        </w:rPr>
        <w:t xml:space="preserve"> </w:t>
      </w:r>
      <w:r>
        <w:t>GRVE,</w:t>
      </w:r>
      <w:r w:rsidRPr="00032197">
        <w:rPr>
          <w:spacing w:val="-23"/>
        </w:rPr>
        <w:t xml:space="preserve"> </w:t>
      </w:r>
      <w:r w:rsidRPr="00032197">
        <w:rPr>
          <w:spacing w:val="-4"/>
        </w:rPr>
        <w:t>etc.</w:t>
      </w:r>
    </w:p>
    <w:p w14:paraId="5E9407C0" w14:textId="77777777" w:rsidR="008D5377" w:rsidRDefault="008D5377" w:rsidP="002B49FE">
      <w:pPr>
        <w:pStyle w:val="ListParagraph"/>
        <w:numPr>
          <w:ilvl w:val="0"/>
          <w:numId w:val="23"/>
        </w:numPr>
      </w:pPr>
      <w:r>
        <w:t>Combinations</w:t>
      </w:r>
      <w:r w:rsidRPr="00032197">
        <w:rPr>
          <w:spacing w:val="-3"/>
        </w:rPr>
        <w:t xml:space="preserve"> </w:t>
      </w:r>
      <w:r>
        <w:t>of lithology types</w:t>
      </w:r>
      <w:r w:rsidRPr="00032197">
        <w:rPr>
          <w:spacing w:val="-13"/>
        </w:rPr>
        <w:t xml:space="preserve"> </w:t>
      </w:r>
      <w:r>
        <w:t>may</w:t>
      </w:r>
      <w:r w:rsidRPr="00032197">
        <w:rPr>
          <w:spacing w:val="-12"/>
        </w:rPr>
        <w:t xml:space="preserve"> </w:t>
      </w:r>
      <w:r>
        <w:t>be</w:t>
      </w:r>
      <w:r w:rsidRPr="00032197">
        <w:rPr>
          <w:spacing w:val="-8"/>
        </w:rPr>
        <w:t xml:space="preserve"> </w:t>
      </w:r>
      <w:r>
        <w:t>reported</w:t>
      </w:r>
      <w:r w:rsidRPr="00032197">
        <w:rPr>
          <w:spacing w:val="-13"/>
        </w:rPr>
        <w:t xml:space="preserve"> </w:t>
      </w:r>
      <w:r>
        <w:t>as:</w:t>
      </w:r>
      <w:r w:rsidRPr="00032197">
        <w:rPr>
          <w:spacing w:val="-4"/>
        </w:rPr>
        <w:t xml:space="preserve"> </w:t>
      </w:r>
      <w:r>
        <w:t>Sand/Clay,</w:t>
      </w:r>
      <w:r w:rsidRPr="00032197">
        <w:rPr>
          <w:spacing w:val="-1"/>
        </w:rPr>
        <w:t xml:space="preserve"> </w:t>
      </w:r>
      <w:r>
        <w:t>Clay/Sand,</w:t>
      </w:r>
      <w:r w:rsidRPr="00032197">
        <w:rPr>
          <w:spacing w:val="14"/>
        </w:rPr>
        <w:t xml:space="preserve"> </w:t>
      </w:r>
      <w:r>
        <w:t>Sand &amp; Clay, Sandy</w:t>
      </w:r>
      <w:r w:rsidRPr="00032197">
        <w:rPr>
          <w:spacing w:val="-7"/>
        </w:rPr>
        <w:t xml:space="preserve"> </w:t>
      </w:r>
      <w:r>
        <w:t>Clay.</w:t>
      </w:r>
    </w:p>
    <w:p w14:paraId="6FFA4423" w14:textId="5AAAD784" w:rsidR="008D5377" w:rsidRPr="00032197" w:rsidRDefault="008D5377" w:rsidP="002B49FE">
      <w:pPr>
        <w:pStyle w:val="ListParagraph"/>
        <w:numPr>
          <w:ilvl w:val="0"/>
          <w:numId w:val="23"/>
        </w:numPr>
        <w:rPr>
          <w:i/>
        </w:rPr>
      </w:pPr>
      <w:r>
        <w:t>Be</w:t>
      </w:r>
      <w:r w:rsidRPr="00032197">
        <w:rPr>
          <w:spacing w:val="-7"/>
        </w:rPr>
        <w:t xml:space="preserve"> </w:t>
      </w:r>
      <w:r>
        <w:t>careful because SAND and SNDS are</w:t>
      </w:r>
      <w:r w:rsidRPr="00032197">
        <w:rPr>
          <w:spacing w:val="-7"/>
        </w:rPr>
        <w:t xml:space="preserve"> </w:t>
      </w:r>
      <w:r>
        <w:t xml:space="preserve">two different things! SNDS = Sandstone! </w:t>
      </w:r>
      <w:r w:rsidRPr="00032197">
        <w:rPr>
          <w:i/>
        </w:rPr>
        <w:t>Remember, you</w:t>
      </w:r>
      <w:r w:rsidRPr="00032197">
        <w:rPr>
          <w:i/>
          <w:spacing w:val="-8"/>
        </w:rPr>
        <w:t xml:space="preserve"> </w:t>
      </w:r>
      <w:r w:rsidRPr="00032197">
        <w:rPr>
          <w:i/>
        </w:rPr>
        <w:t>can review</w:t>
      </w:r>
      <w:r w:rsidRPr="00032197">
        <w:rPr>
          <w:i/>
          <w:spacing w:val="-3"/>
        </w:rPr>
        <w:t xml:space="preserve"> </w:t>
      </w:r>
      <w:r w:rsidRPr="00032197">
        <w:rPr>
          <w:i/>
        </w:rPr>
        <w:t xml:space="preserve">the CWI naming schemes and codes </w:t>
      </w:r>
      <w:r w:rsidR="00032197" w:rsidRPr="00032197">
        <w:rPr>
          <w:i/>
        </w:rPr>
        <w:t xml:space="preserve">on the </w:t>
      </w:r>
      <w:hyperlink r:id="rId46" w:history="1">
        <w:r w:rsidR="00032197" w:rsidRPr="00032197">
          <w:rPr>
            <w:rStyle w:val="Hyperlink"/>
            <w:i/>
          </w:rPr>
          <w:t>Minnesota County Well Index Database Dictionary Table: LTH_CODE webpage</w:t>
        </w:r>
      </w:hyperlink>
      <w:r w:rsidR="00032197" w:rsidRPr="00032197">
        <w:rPr>
          <w:i/>
        </w:rPr>
        <w:t>.</w:t>
      </w:r>
    </w:p>
    <w:p w14:paraId="6F14E86D" w14:textId="777FEEC7" w:rsidR="008D5377" w:rsidRDefault="008D5377" w:rsidP="002B49FE">
      <w:pPr>
        <w:pStyle w:val="ListParagraph"/>
        <w:numPr>
          <w:ilvl w:val="0"/>
          <w:numId w:val="23"/>
        </w:numPr>
      </w:pPr>
      <w:r>
        <w:t>Create</w:t>
      </w:r>
      <w:r w:rsidRPr="00032197">
        <w:rPr>
          <w:spacing w:val="-13"/>
        </w:rPr>
        <w:t xml:space="preserve"> </w:t>
      </w:r>
      <w:r>
        <w:t>a</w:t>
      </w:r>
      <w:r w:rsidRPr="00032197">
        <w:rPr>
          <w:spacing w:val="-12"/>
        </w:rPr>
        <w:t xml:space="preserve"> </w:t>
      </w:r>
      <w:r>
        <w:t>field</w:t>
      </w:r>
      <w:r w:rsidRPr="00032197">
        <w:rPr>
          <w:spacing w:val="-6"/>
        </w:rPr>
        <w:t xml:space="preserve"> </w:t>
      </w:r>
      <w:r>
        <w:t>in the</w:t>
      </w:r>
      <w:r w:rsidR="00032197">
        <w:t xml:space="preserve"> “lixpys_2d_poly”</w:t>
      </w:r>
      <w:r w:rsidRPr="00032197">
        <w:rPr>
          <w:spacing w:val="-13"/>
        </w:rPr>
        <w:t xml:space="preserve"> </w:t>
      </w:r>
      <w:r>
        <w:t>attribute</w:t>
      </w:r>
      <w:r w:rsidRPr="00032197">
        <w:rPr>
          <w:spacing w:val="-12"/>
        </w:rPr>
        <w:t xml:space="preserve"> </w:t>
      </w:r>
      <w:r>
        <w:t>table where</w:t>
      </w:r>
      <w:r w:rsidRPr="00032197">
        <w:rPr>
          <w:spacing w:val="-13"/>
        </w:rPr>
        <w:t xml:space="preserve"> </w:t>
      </w:r>
      <w:r>
        <w:t>you will</w:t>
      </w:r>
      <w:r w:rsidRPr="00032197">
        <w:rPr>
          <w:spacing w:val="-4"/>
        </w:rPr>
        <w:t xml:space="preserve"> </w:t>
      </w:r>
      <w:r>
        <w:t>edit or rename the</w:t>
      </w:r>
      <w:r w:rsidRPr="00032197">
        <w:rPr>
          <w:spacing w:val="-13"/>
        </w:rPr>
        <w:t xml:space="preserve"> </w:t>
      </w:r>
      <w:r>
        <w:t>lithologic</w:t>
      </w:r>
      <w:r w:rsidRPr="00032197">
        <w:rPr>
          <w:spacing w:val="19"/>
        </w:rPr>
        <w:t xml:space="preserve"> </w:t>
      </w:r>
      <w:r>
        <w:t>layers</w:t>
      </w:r>
      <w:r w:rsidRPr="00032197">
        <w:rPr>
          <w:spacing w:val="-8"/>
        </w:rPr>
        <w:t xml:space="preserve"> </w:t>
      </w:r>
      <w:r>
        <w:t>to</w:t>
      </w:r>
      <w:r w:rsidRPr="00032197">
        <w:rPr>
          <w:spacing w:val="-6"/>
        </w:rPr>
        <w:t xml:space="preserve"> </w:t>
      </w:r>
      <w:r>
        <w:t>meet the</w:t>
      </w:r>
      <w:r w:rsidRPr="00032197">
        <w:rPr>
          <w:spacing w:val="-13"/>
        </w:rPr>
        <w:t xml:space="preserve"> </w:t>
      </w:r>
      <w:r>
        <w:t>needs</w:t>
      </w:r>
      <w:r w:rsidRPr="00032197">
        <w:rPr>
          <w:spacing w:val="-12"/>
        </w:rPr>
        <w:t xml:space="preserve"> </w:t>
      </w:r>
      <w:r>
        <w:t>of</w:t>
      </w:r>
      <w:r w:rsidRPr="00032197">
        <w:rPr>
          <w:spacing w:val="-13"/>
        </w:rPr>
        <w:t xml:space="preserve"> </w:t>
      </w:r>
      <w:r>
        <w:t>the</w:t>
      </w:r>
      <w:r w:rsidRPr="00032197">
        <w:rPr>
          <w:spacing w:val="-12"/>
        </w:rPr>
        <w:t xml:space="preserve"> </w:t>
      </w:r>
      <w:r>
        <w:t>project</w:t>
      </w:r>
      <w:r w:rsidRPr="00032197">
        <w:rPr>
          <w:spacing w:val="4"/>
        </w:rPr>
        <w:t xml:space="preserve"> </w:t>
      </w:r>
      <w:r>
        <w:t>cross</w:t>
      </w:r>
      <w:r w:rsidRPr="00032197">
        <w:rPr>
          <w:spacing w:val="-8"/>
        </w:rPr>
        <w:t xml:space="preserve"> </w:t>
      </w:r>
      <w:r>
        <w:t>section.</w:t>
      </w:r>
      <w:r w:rsidRPr="00032197">
        <w:rPr>
          <w:spacing w:val="-9"/>
        </w:rPr>
        <w:t xml:space="preserve"> </w:t>
      </w:r>
      <w:r>
        <w:t>Name</w:t>
      </w:r>
      <w:r w:rsidRPr="00032197">
        <w:rPr>
          <w:spacing w:val="-13"/>
        </w:rPr>
        <w:t xml:space="preserve"> </w:t>
      </w:r>
      <w:r>
        <w:t>this</w:t>
      </w:r>
      <w:r w:rsidRPr="00032197">
        <w:rPr>
          <w:spacing w:val="-7"/>
        </w:rPr>
        <w:t xml:space="preserve"> </w:t>
      </w:r>
      <w:r>
        <w:t>field</w:t>
      </w:r>
      <w:r w:rsidRPr="00032197">
        <w:rPr>
          <w:spacing w:val="11"/>
        </w:rPr>
        <w:t xml:space="preserve"> </w:t>
      </w:r>
      <w:r>
        <w:t>“INT</w:t>
      </w:r>
      <w:r w:rsidR="00032197">
        <w:t>_</w:t>
      </w:r>
      <w:r>
        <w:t>LITH”</w:t>
      </w:r>
      <w:r w:rsidRPr="00032197">
        <w:rPr>
          <w:spacing w:val="-13"/>
        </w:rPr>
        <w:t xml:space="preserve"> </w:t>
      </w:r>
      <w:r>
        <w:t>(for</w:t>
      </w:r>
      <w:r w:rsidRPr="00032197">
        <w:rPr>
          <w:spacing w:val="-12"/>
        </w:rPr>
        <w:t xml:space="preserve"> </w:t>
      </w:r>
      <w:r>
        <w:t>interpreted</w:t>
      </w:r>
      <w:r w:rsidRPr="00032197">
        <w:rPr>
          <w:spacing w:val="-13"/>
        </w:rPr>
        <w:t xml:space="preserve"> </w:t>
      </w:r>
      <w:r>
        <w:t>lithology)</w:t>
      </w:r>
      <w:r w:rsidRPr="00032197">
        <w:rPr>
          <w:spacing w:val="-12"/>
        </w:rPr>
        <w:t xml:space="preserve"> </w:t>
      </w:r>
      <w:r>
        <w:t xml:space="preserve">and set the </w:t>
      </w:r>
      <w:r w:rsidRPr="00032197">
        <w:rPr>
          <w:b/>
        </w:rPr>
        <w:t xml:space="preserve">Field Type </w:t>
      </w:r>
      <w:r>
        <w:t>to “Text”. This field can be modified to contain new names/ renamed lithologic layers using</w:t>
      </w:r>
      <w:r w:rsidRPr="00032197">
        <w:rPr>
          <w:spacing w:val="36"/>
        </w:rPr>
        <w:t xml:space="preserve"> </w:t>
      </w:r>
      <w:r>
        <w:t xml:space="preserve">the </w:t>
      </w:r>
      <w:r w:rsidRPr="00032197">
        <w:rPr>
          <w:b/>
        </w:rPr>
        <w:t xml:space="preserve">Editor </w:t>
      </w:r>
      <w:r>
        <w:t>tool. Whichever name is</w:t>
      </w:r>
      <w:r w:rsidRPr="00032197">
        <w:rPr>
          <w:spacing w:val="-1"/>
        </w:rPr>
        <w:t xml:space="preserve"> </w:t>
      </w:r>
      <w:r>
        <w:t>selected, be consistent.</w:t>
      </w:r>
    </w:p>
    <w:p w14:paraId="3B9BFF91" w14:textId="509B15ED" w:rsidR="008D5377" w:rsidRPr="000F14F0" w:rsidRDefault="008D5377" w:rsidP="002B49FE">
      <w:pPr>
        <w:pStyle w:val="ListParagraph"/>
        <w:numPr>
          <w:ilvl w:val="0"/>
          <w:numId w:val="23"/>
        </w:numPr>
      </w:pPr>
      <w:r>
        <w:t>To modify the pattern</w:t>
      </w:r>
      <w:r w:rsidRPr="00032197">
        <w:rPr>
          <w:spacing w:val="-8"/>
        </w:rPr>
        <w:t xml:space="preserve"> </w:t>
      </w:r>
      <w:r>
        <w:t>fill or color, click on and format each of the</w:t>
      </w:r>
      <w:r w:rsidRPr="00032197">
        <w:rPr>
          <w:spacing w:val="-2"/>
        </w:rPr>
        <w:t xml:space="preserve"> </w:t>
      </w:r>
      <w:r>
        <w:t>colored boxes in the</w:t>
      </w:r>
      <w:r w:rsidRPr="00032197">
        <w:rPr>
          <w:spacing w:val="-2"/>
        </w:rPr>
        <w:t xml:space="preserve"> </w:t>
      </w:r>
      <w:r>
        <w:t>TOC. Modify</w:t>
      </w:r>
      <w:r w:rsidRPr="00032197">
        <w:rPr>
          <w:spacing w:val="-3"/>
        </w:rPr>
        <w:t xml:space="preserve"> </w:t>
      </w:r>
      <w:r>
        <w:t>the</w:t>
      </w:r>
      <w:r w:rsidRPr="00032197">
        <w:rPr>
          <w:spacing w:val="-3"/>
        </w:rPr>
        <w:t xml:space="preserve"> </w:t>
      </w:r>
      <w:r>
        <w:t>fill colors and</w:t>
      </w:r>
      <w:r w:rsidRPr="00032197">
        <w:rPr>
          <w:spacing w:val="-9"/>
        </w:rPr>
        <w:t xml:space="preserve"> </w:t>
      </w:r>
      <w:r>
        <w:t>patterns</w:t>
      </w:r>
      <w:r w:rsidRPr="00032197">
        <w:rPr>
          <w:spacing w:val="-11"/>
        </w:rPr>
        <w:t xml:space="preserve"> </w:t>
      </w:r>
      <w:r>
        <w:t>as</w:t>
      </w:r>
      <w:r w:rsidRPr="00032197">
        <w:rPr>
          <w:spacing w:val="-11"/>
        </w:rPr>
        <w:t xml:space="preserve"> </w:t>
      </w:r>
      <w:r>
        <w:t>desired. Note</w:t>
      </w:r>
      <w:r w:rsidRPr="00032197">
        <w:rPr>
          <w:spacing w:val="-3"/>
        </w:rPr>
        <w:t xml:space="preserve"> </w:t>
      </w:r>
      <w:r>
        <w:t>that</w:t>
      </w:r>
      <w:r w:rsidRPr="00032197">
        <w:rPr>
          <w:spacing w:val="-13"/>
        </w:rPr>
        <w:t xml:space="preserve"> </w:t>
      </w:r>
      <w:r>
        <w:t>the</w:t>
      </w:r>
      <w:r w:rsidRPr="00032197">
        <w:rPr>
          <w:spacing w:val="-2"/>
        </w:rPr>
        <w:t xml:space="preserve"> </w:t>
      </w:r>
      <w:r>
        <w:t>well</w:t>
      </w:r>
      <w:r w:rsidRPr="00032197">
        <w:rPr>
          <w:spacing w:val="-7"/>
        </w:rPr>
        <w:t xml:space="preserve"> </w:t>
      </w:r>
      <w:r>
        <w:t>construction</w:t>
      </w:r>
      <w:r w:rsidRPr="00032197">
        <w:rPr>
          <w:spacing w:val="-13"/>
        </w:rPr>
        <w:t xml:space="preserve"> </w:t>
      </w:r>
      <w:r>
        <w:t>outlines (casing, screen,</w:t>
      </w:r>
      <w:r w:rsidRPr="00032197">
        <w:rPr>
          <w:spacing w:val="-10"/>
        </w:rPr>
        <w:t xml:space="preserve"> </w:t>
      </w:r>
      <w:r>
        <w:t>etc.)</w:t>
      </w:r>
      <w:r w:rsidRPr="00032197">
        <w:rPr>
          <w:spacing w:val="-6"/>
        </w:rPr>
        <w:t xml:space="preserve"> </w:t>
      </w:r>
      <w:r>
        <w:t>will</w:t>
      </w:r>
      <w:r w:rsidRPr="00032197">
        <w:rPr>
          <w:spacing w:val="-6"/>
        </w:rPr>
        <w:t xml:space="preserve"> </w:t>
      </w:r>
      <w:r>
        <w:t>be</w:t>
      </w:r>
      <w:r w:rsidRPr="00032197">
        <w:rPr>
          <w:spacing w:val="-2"/>
        </w:rPr>
        <w:t xml:space="preserve"> </w:t>
      </w:r>
      <w:r>
        <w:t>laid</w:t>
      </w:r>
      <w:r w:rsidRPr="00032197">
        <w:rPr>
          <w:spacing w:val="-7"/>
        </w:rPr>
        <w:t xml:space="preserve"> </w:t>
      </w:r>
      <w:r>
        <w:t>over these</w:t>
      </w:r>
      <w:r w:rsidRPr="00032197">
        <w:rPr>
          <w:spacing w:val="-2"/>
        </w:rPr>
        <w:t xml:space="preserve"> </w:t>
      </w:r>
      <w:r>
        <w:t>lithology</w:t>
      </w:r>
      <w:r w:rsidRPr="00032197">
        <w:rPr>
          <w:spacing w:val="-8"/>
        </w:rPr>
        <w:t xml:space="preserve"> </w:t>
      </w:r>
      <w:r>
        <w:t>files</w:t>
      </w:r>
      <w:r w:rsidRPr="00032197">
        <w:rPr>
          <w:spacing w:val="-10"/>
        </w:rPr>
        <w:t xml:space="preserve"> </w:t>
      </w:r>
      <w:r>
        <w:t>but their</w:t>
      </w:r>
      <w:r w:rsidRPr="00032197">
        <w:rPr>
          <w:spacing w:val="-1"/>
        </w:rPr>
        <w:t xml:space="preserve"> </w:t>
      </w:r>
      <w:r>
        <w:t>transparency</w:t>
      </w:r>
      <w:r w:rsidRPr="00032197">
        <w:rPr>
          <w:spacing w:val="-8"/>
        </w:rPr>
        <w:t xml:space="preserve"> </w:t>
      </w:r>
      <w:r>
        <w:t>allows</w:t>
      </w:r>
      <w:r w:rsidRPr="00032197">
        <w:rPr>
          <w:spacing w:val="-10"/>
        </w:rPr>
        <w:t xml:space="preserve"> </w:t>
      </w:r>
      <w:r>
        <w:t>you</w:t>
      </w:r>
      <w:r w:rsidRPr="00032197">
        <w:rPr>
          <w:spacing w:val="-8"/>
        </w:rPr>
        <w:t xml:space="preserve"> </w:t>
      </w:r>
      <w:r>
        <w:t>to</w:t>
      </w:r>
      <w:r w:rsidRPr="00032197">
        <w:rPr>
          <w:spacing w:val="-8"/>
        </w:rPr>
        <w:t xml:space="preserve"> </w:t>
      </w:r>
      <w:r>
        <w:t>visualize the</w:t>
      </w:r>
      <w:r w:rsidRPr="00032197">
        <w:rPr>
          <w:spacing w:val="-8"/>
        </w:rPr>
        <w:t xml:space="preserve"> </w:t>
      </w:r>
      <w:r>
        <w:t>lithology. When finished,</w:t>
      </w:r>
      <w:r w:rsidRPr="00032197">
        <w:rPr>
          <w:spacing w:val="40"/>
        </w:rPr>
        <w:t xml:space="preserve"> </w:t>
      </w:r>
      <w:r>
        <w:t xml:space="preserve">click on </w:t>
      </w:r>
      <w:r w:rsidRPr="00032197">
        <w:rPr>
          <w:b/>
        </w:rPr>
        <w:t>Apply</w:t>
      </w:r>
      <w:r w:rsidR="00032197">
        <w:rPr>
          <w:b/>
        </w:rPr>
        <w:t>.</w:t>
      </w:r>
    </w:p>
    <w:p w14:paraId="6AA81FFC" w14:textId="77777777" w:rsidR="008D5377" w:rsidRDefault="008D5377" w:rsidP="00DC3D39">
      <w:pPr>
        <w:pStyle w:val="Heading4"/>
      </w:pPr>
      <w:r>
        <w:t>Caution!</w:t>
      </w:r>
    </w:p>
    <w:p w14:paraId="4EDFFD3C" w14:textId="77777777" w:rsidR="008D5377" w:rsidRDefault="008D5377" w:rsidP="002B49FE">
      <w:pPr>
        <w:pStyle w:val="ListParagraph"/>
        <w:widowControl w:val="0"/>
        <w:numPr>
          <w:ilvl w:val="0"/>
          <w:numId w:val="20"/>
        </w:numPr>
        <w:tabs>
          <w:tab w:val="left" w:pos="839"/>
          <w:tab w:val="left" w:pos="840"/>
        </w:tabs>
        <w:autoSpaceDE w:val="0"/>
        <w:autoSpaceDN w:val="0"/>
        <w:spacing w:before="10" w:after="0" w:line="237" w:lineRule="auto"/>
        <w:ind w:left="839" w:right="554"/>
        <w:contextualSpacing w:val="0"/>
      </w:pPr>
      <w:r>
        <w:t>Work with</w:t>
      </w:r>
      <w:r>
        <w:rPr>
          <w:spacing w:val="-2"/>
        </w:rPr>
        <w:t xml:space="preserve"> </w:t>
      </w:r>
      <w:r>
        <w:t>your Groundwater</w:t>
      </w:r>
      <w:r>
        <w:rPr>
          <w:spacing w:val="-12"/>
        </w:rPr>
        <w:t xml:space="preserve"> </w:t>
      </w:r>
      <w:r>
        <w:t>Specialist/ Professional Geoscientists on</w:t>
      </w:r>
      <w:r>
        <w:rPr>
          <w:spacing w:val="-2"/>
        </w:rPr>
        <w:t xml:space="preserve"> </w:t>
      </w:r>
      <w:r>
        <w:t>staff</w:t>
      </w:r>
      <w:r>
        <w:rPr>
          <w:spacing w:val="-1"/>
        </w:rPr>
        <w:t xml:space="preserve"> </w:t>
      </w:r>
      <w:r>
        <w:t>to</w:t>
      </w:r>
      <w:r>
        <w:rPr>
          <w:spacing w:val="-2"/>
        </w:rPr>
        <w:t xml:space="preserve"> </w:t>
      </w:r>
      <w:r>
        <w:t>determine how these lithologies should be renamed</w:t>
      </w:r>
      <w:r>
        <w:rPr>
          <w:spacing w:val="-2"/>
        </w:rPr>
        <w:t xml:space="preserve"> </w:t>
      </w:r>
      <w:r>
        <w:t>or grouped</w:t>
      </w:r>
      <w:r>
        <w:rPr>
          <w:spacing w:val="-2"/>
        </w:rPr>
        <w:t xml:space="preserve"> </w:t>
      </w:r>
      <w:r>
        <w:t>for the purposes of</w:t>
      </w:r>
      <w:r>
        <w:rPr>
          <w:spacing w:val="-1"/>
        </w:rPr>
        <w:t xml:space="preserve"> </w:t>
      </w:r>
      <w:r>
        <w:t>reporting names</w:t>
      </w:r>
      <w:r>
        <w:rPr>
          <w:spacing w:val="-4"/>
        </w:rPr>
        <w:t xml:space="preserve"> </w:t>
      </w:r>
      <w:r>
        <w:t>in the legends</w:t>
      </w:r>
      <w:r>
        <w:rPr>
          <w:spacing w:val="-10"/>
        </w:rPr>
        <w:t xml:space="preserve"> </w:t>
      </w:r>
      <w:r>
        <w:t>for</w:t>
      </w:r>
      <w:r>
        <w:rPr>
          <w:spacing w:val="17"/>
        </w:rPr>
        <w:t xml:space="preserve"> </w:t>
      </w:r>
      <w:r>
        <w:t>the</w:t>
      </w:r>
      <w:r>
        <w:rPr>
          <w:spacing w:val="-18"/>
        </w:rPr>
        <w:t xml:space="preserve"> </w:t>
      </w:r>
      <w:r>
        <w:t>project cross section(s).</w:t>
      </w:r>
      <w:r>
        <w:rPr>
          <w:spacing w:val="23"/>
        </w:rPr>
        <w:t xml:space="preserve"> </w:t>
      </w:r>
      <w:r>
        <w:t>Be</w:t>
      </w:r>
      <w:r>
        <w:rPr>
          <w:spacing w:val="-18"/>
        </w:rPr>
        <w:t xml:space="preserve"> </w:t>
      </w:r>
      <w:r>
        <w:t>clear</w:t>
      </w:r>
      <w:r>
        <w:rPr>
          <w:spacing w:val="-16"/>
        </w:rPr>
        <w:t xml:space="preserve"> </w:t>
      </w:r>
      <w:r>
        <w:t>and</w:t>
      </w:r>
      <w:r>
        <w:rPr>
          <w:spacing w:val="-8"/>
        </w:rPr>
        <w:t xml:space="preserve"> </w:t>
      </w:r>
      <w:r>
        <w:t>consistent</w:t>
      </w:r>
      <w:r>
        <w:rPr>
          <w:spacing w:val="20"/>
        </w:rPr>
        <w:t xml:space="preserve"> </w:t>
      </w:r>
      <w:r>
        <w:t>with</w:t>
      </w:r>
      <w:r>
        <w:rPr>
          <w:spacing w:val="-8"/>
        </w:rPr>
        <w:t xml:space="preserve"> </w:t>
      </w:r>
      <w:r>
        <w:t>the language</w:t>
      </w:r>
      <w:r>
        <w:rPr>
          <w:spacing w:val="-18"/>
        </w:rPr>
        <w:t xml:space="preserve"> </w:t>
      </w:r>
      <w:r>
        <w:t>in</w:t>
      </w:r>
      <w:r>
        <w:rPr>
          <w:spacing w:val="-8"/>
        </w:rPr>
        <w:t xml:space="preserve"> </w:t>
      </w:r>
      <w:r>
        <w:t>the</w:t>
      </w:r>
      <w:r>
        <w:rPr>
          <w:spacing w:val="-1"/>
        </w:rPr>
        <w:t xml:space="preserve"> </w:t>
      </w:r>
      <w:r>
        <w:t>text</w:t>
      </w:r>
      <w:r>
        <w:rPr>
          <w:spacing w:val="-13"/>
        </w:rPr>
        <w:t xml:space="preserve"> </w:t>
      </w:r>
      <w:r>
        <w:t>of the report.</w:t>
      </w:r>
    </w:p>
    <w:p w14:paraId="623B2BAD" w14:textId="1FA3B941" w:rsidR="00D700CA" w:rsidRDefault="00D700CA" w:rsidP="00D700CA">
      <w:pPr>
        <w:pStyle w:val="Heading3"/>
      </w:pPr>
      <w:bookmarkStart w:id="350" w:name="Add_the_static_water_level_elevations"/>
      <w:bookmarkStart w:id="351" w:name="_Toc258216849"/>
      <w:bookmarkEnd w:id="350"/>
      <w:r>
        <w:lastRenderedPageBreak/>
        <w:t>Format the unverified well lithology file</w:t>
      </w:r>
      <w:bookmarkEnd w:id="351"/>
    </w:p>
    <w:p w14:paraId="07E771F5" w14:textId="624B3D3F" w:rsidR="00D700CA" w:rsidRPr="00D700CA" w:rsidRDefault="00D700CA" w:rsidP="00D700CA">
      <w:r>
        <w:t>Same instructions as for verified wells, except use “drllr_desc” field instead of “lith_prim”.</w:t>
      </w:r>
    </w:p>
    <w:p w14:paraId="15BEE6F5" w14:textId="77777777" w:rsidR="000F14F0" w:rsidRDefault="008D5377" w:rsidP="00DC3D39">
      <w:pPr>
        <w:pStyle w:val="Heading3"/>
      </w:pPr>
      <w:bookmarkStart w:id="352" w:name="_Toc603775984"/>
      <w:commentRangeStart w:id="353"/>
      <w:r>
        <w:t>Add th</w:t>
      </w:r>
      <w:commentRangeEnd w:id="353"/>
      <w:r w:rsidR="00252169">
        <w:rPr>
          <w:rStyle w:val="CommentReference"/>
          <w:rFonts w:ascii="Calibri" w:eastAsia="Times New Roman" w:hAnsi="Calibri" w:cs="Times New Roman"/>
          <w:b w:val="0"/>
          <w:color w:val="auto"/>
        </w:rPr>
        <w:commentReference w:id="353"/>
      </w:r>
      <w:r>
        <w:t>e static water level elevations</w:t>
      </w:r>
      <w:bookmarkEnd w:id="352"/>
    </w:p>
    <w:p w14:paraId="56EE7BEF" w14:textId="21CD3D57" w:rsidR="008D5377" w:rsidRDefault="000F14F0" w:rsidP="002B49FE">
      <w:pPr>
        <w:pStyle w:val="ListParagraph"/>
        <w:numPr>
          <w:ilvl w:val="0"/>
          <w:numId w:val="24"/>
        </w:numPr>
      </w:pPr>
      <w:r>
        <w:t>A</w:t>
      </w:r>
      <w:r w:rsidR="008D5377">
        <w:t>dd</w:t>
      </w:r>
      <w:r w:rsidR="008D5377">
        <w:rPr>
          <w:spacing w:val="-8"/>
        </w:rPr>
        <w:t xml:space="preserve"> </w:t>
      </w:r>
      <w:r>
        <w:rPr>
          <w:spacing w:val="-8"/>
        </w:rPr>
        <w:t>“swl_2d_xsecview”</w:t>
      </w:r>
      <w:r w:rsidR="008D5377">
        <w:t xml:space="preserve"> to</w:t>
      </w:r>
      <w:r w:rsidR="008D5377">
        <w:rPr>
          <w:spacing w:val="-8"/>
        </w:rPr>
        <w:t xml:space="preserve"> </w:t>
      </w:r>
      <w:r w:rsidR="008D5377">
        <w:t>the</w:t>
      </w:r>
      <w:r w:rsidR="008D5377">
        <w:rPr>
          <w:spacing w:val="-2"/>
        </w:rPr>
        <w:t xml:space="preserve"> </w:t>
      </w:r>
      <w:r w:rsidR="008D5377">
        <w:t>TOC</w:t>
      </w:r>
      <w:r w:rsidR="008D5377">
        <w:rPr>
          <w:spacing w:val="-10"/>
        </w:rPr>
        <w:t xml:space="preserve"> </w:t>
      </w:r>
      <w:r w:rsidR="008D5377">
        <w:t>in</w:t>
      </w:r>
      <w:r w:rsidR="008D5377">
        <w:rPr>
          <w:spacing w:val="-8"/>
        </w:rPr>
        <w:t xml:space="preserve"> </w:t>
      </w:r>
      <w:r w:rsidR="008D5377">
        <w:t>the</w:t>
      </w:r>
      <w:r w:rsidR="008D5377">
        <w:rPr>
          <w:spacing w:val="-2"/>
        </w:rPr>
        <w:t xml:space="preserve"> </w:t>
      </w:r>
      <w:r w:rsidR="008D5377">
        <w:t>“Cross Section</w:t>
      </w:r>
      <w:r>
        <w:t>” map view</w:t>
      </w:r>
      <w:r w:rsidR="008D5377">
        <w:t>.</w:t>
      </w:r>
    </w:p>
    <w:p w14:paraId="161559D1" w14:textId="3AD0D79D" w:rsidR="008D5377" w:rsidRDefault="008D5377" w:rsidP="002B49FE">
      <w:pPr>
        <w:pStyle w:val="ListParagraph"/>
        <w:numPr>
          <w:ilvl w:val="0"/>
          <w:numId w:val="24"/>
        </w:numPr>
      </w:pPr>
      <w:r>
        <w:t>Review</w:t>
      </w:r>
      <w:r>
        <w:rPr>
          <w:spacing w:val="-18"/>
        </w:rPr>
        <w:t xml:space="preserve"> </w:t>
      </w:r>
      <w:r>
        <w:t>these</w:t>
      </w:r>
      <w:r>
        <w:rPr>
          <w:spacing w:val="-2"/>
        </w:rPr>
        <w:t xml:space="preserve"> </w:t>
      </w:r>
      <w:r>
        <w:t>points to</w:t>
      </w:r>
      <w:r>
        <w:rPr>
          <w:spacing w:val="-8"/>
        </w:rPr>
        <w:t xml:space="preserve"> </w:t>
      </w:r>
      <w:r>
        <w:t>ensure</w:t>
      </w:r>
      <w:r>
        <w:rPr>
          <w:spacing w:val="14"/>
        </w:rPr>
        <w:t xml:space="preserve"> </w:t>
      </w:r>
      <w:r>
        <w:t>that</w:t>
      </w:r>
      <w:r>
        <w:rPr>
          <w:spacing w:val="-13"/>
        </w:rPr>
        <w:t xml:space="preserve"> </w:t>
      </w:r>
      <w:r>
        <w:t>they</w:t>
      </w:r>
      <w:r>
        <w:rPr>
          <w:spacing w:val="-8"/>
        </w:rPr>
        <w:t xml:space="preserve"> </w:t>
      </w:r>
      <w:r>
        <w:t>are</w:t>
      </w:r>
      <w:r>
        <w:rPr>
          <w:spacing w:val="-18"/>
        </w:rPr>
        <w:t xml:space="preserve"> </w:t>
      </w:r>
      <w:r>
        <w:t>overlapping</w:t>
      </w:r>
      <w:r w:rsidR="000F14F0">
        <w:t xml:space="preserve"> or slightly offset</w:t>
      </w:r>
      <w:r>
        <w:t xml:space="preserve"> with</w:t>
      </w:r>
      <w:r>
        <w:rPr>
          <w:spacing w:val="-8"/>
        </w:rPr>
        <w:t xml:space="preserve"> </w:t>
      </w:r>
      <w:r>
        <w:t>your</w:t>
      </w:r>
      <w:r>
        <w:rPr>
          <w:spacing w:val="15"/>
        </w:rPr>
        <w:t xml:space="preserve"> </w:t>
      </w:r>
      <w:r>
        <w:t>well</w:t>
      </w:r>
      <w:r>
        <w:rPr>
          <w:spacing w:val="-20"/>
        </w:rPr>
        <w:t xml:space="preserve"> </w:t>
      </w:r>
      <w:r>
        <w:t>sticks at the appropriate</w:t>
      </w:r>
      <w:r>
        <w:rPr>
          <w:spacing w:val="-1"/>
        </w:rPr>
        <w:t xml:space="preserve"> </w:t>
      </w:r>
      <w:r>
        <w:t>elevation.</w:t>
      </w:r>
    </w:p>
    <w:p w14:paraId="042D4923" w14:textId="2088B112" w:rsidR="008D5377" w:rsidRPr="000F14F0" w:rsidRDefault="008D5377" w:rsidP="002B49FE">
      <w:pPr>
        <w:pStyle w:val="ListParagraph"/>
        <w:numPr>
          <w:ilvl w:val="0"/>
          <w:numId w:val="24"/>
        </w:numPr>
      </w:pPr>
      <w:r>
        <w:t>These</w:t>
      </w:r>
      <w:r>
        <w:rPr>
          <w:spacing w:val="-13"/>
        </w:rPr>
        <w:t xml:space="preserve"> </w:t>
      </w:r>
      <w:r>
        <w:t>point</w:t>
      </w:r>
      <w:r>
        <w:rPr>
          <w:spacing w:val="10"/>
        </w:rPr>
        <w:t xml:space="preserve"> </w:t>
      </w:r>
      <w:r>
        <w:t>files</w:t>
      </w:r>
      <w:r>
        <w:rPr>
          <w:spacing w:val="-13"/>
        </w:rPr>
        <w:t xml:space="preserve"> </w:t>
      </w:r>
      <w:r>
        <w:t>can</w:t>
      </w:r>
      <w:r>
        <w:rPr>
          <w:spacing w:val="-12"/>
        </w:rPr>
        <w:t xml:space="preserve"> </w:t>
      </w:r>
      <w:r>
        <w:t>be</w:t>
      </w:r>
      <w:r>
        <w:rPr>
          <w:spacing w:val="-8"/>
        </w:rPr>
        <w:t xml:space="preserve"> </w:t>
      </w:r>
      <w:r>
        <w:t>resymbolized</w:t>
      </w:r>
      <w:r>
        <w:rPr>
          <w:spacing w:val="2"/>
        </w:rPr>
        <w:t xml:space="preserve"> </w:t>
      </w:r>
      <w:r>
        <w:t>as</w:t>
      </w:r>
      <w:r>
        <w:rPr>
          <w:spacing w:val="-13"/>
        </w:rPr>
        <w:t xml:space="preserve"> </w:t>
      </w:r>
      <w:r>
        <w:rPr>
          <w:spacing w:val="-2"/>
        </w:rPr>
        <w:t>desired</w:t>
      </w:r>
      <w:r w:rsidR="000F14F0">
        <w:rPr>
          <w:spacing w:val="-2"/>
        </w:rPr>
        <w:t>.</w:t>
      </w:r>
    </w:p>
    <w:p w14:paraId="585B6C53" w14:textId="77777777" w:rsidR="008D5377" w:rsidRPr="00BF70AE" w:rsidRDefault="008D5377" w:rsidP="00DC3D39">
      <w:pPr>
        <w:pStyle w:val="Heading3"/>
      </w:pPr>
      <w:bookmarkStart w:id="354" w:name="Add_the_pump_setting_information"/>
      <w:bookmarkStart w:id="355" w:name="_Toc516707911"/>
      <w:bookmarkEnd w:id="354"/>
      <w:commentRangeStart w:id="356"/>
      <w:r>
        <w:t>Add the pu</w:t>
      </w:r>
      <w:commentRangeEnd w:id="356"/>
      <w:r w:rsidR="00401174">
        <w:rPr>
          <w:rStyle w:val="CommentReference"/>
          <w:rFonts w:ascii="Calibri" w:eastAsia="Times New Roman" w:hAnsi="Calibri" w:cs="Times New Roman"/>
          <w:b w:val="0"/>
          <w:color w:val="auto"/>
        </w:rPr>
        <w:commentReference w:id="356"/>
      </w:r>
      <w:r>
        <w:t>mp setting information</w:t>
      </w:r>
      <w:bookmarkEnd w:id="355"/>
    </w:p>
    <w:p w14:paraId="6B9FECA5" w14:textId="104CBB70" w:rsidR="00BF70AE" w:rsidRDefault="00BF70AE" w:rsidP="002B49FE">
      <w:pPr>
        <w:pStyle w:val="ListParagraph"/>
        <w:numPr>
          <w:ilvl w:val="0"/>
          <w:numId w:val="19"/>
        </w:numPr>
      </w:pPr>
      <w:r>
        <w:t>Add</w:t>
      </w:r>
      <w:r>
        <w:rPr>
          <w:spacing w:val="-8"/>
        </w:rPr>
        <w:t xml:space="preserve"> “dpl_2d_xsecview”</w:t>
      </w:r>
      <w:r>
        <w:t xml:space="preserve"> to</w:t>
      </w:r>
      <w:r>
        <w:rPr>
          <w:spacing w:val="-8"/>
        </w:rPr>
        <w:t xml:space="preserve"> </w:t>
      </w:r>
      <w:r>
        <w:t>the</w:t>
      </w:r>
      <w:r>
        <w:rPr>
          <w:spacing w:val="-2"/>
        </w:rPr>
        <w:t xml:space="preserve"> </w:t>
      </w:r>
      <w:r>
        <w:t>TOC</w:t>
      </w:r>
      <w:r>
        <w:rPr>
          <w:spacing w:val="-10"/>
        </w:rPr>
        <w:t xml:space="preserve"> </w:t>
      </w:r>
      <w:r>
        <w:t>in</w:t>
      </w:r>
      <w:r>
        <w:rPr>
          <w:spacing w:val="-8"/>
        </w:rPr>
        <w:t xml:space="preserve"> </w:t>
      </w:r>
      <w:r>
        <w:t>the</w:t>
      </w:r>
      <w:r>
        <w:rPr>
          <w:spacing w:val="-2"/>
        </w:rPr>
        <w:t xml:space="preserve"> </w:t>
      </w:r>
      <w:r>
        <w:t>“Cross Section” map view.</w:t>
      </w:r>
    </w:p>
    <w:p w14:paraId="71465C4A" w14:textId="77777777" w:rsidR="00BF70AE" w:rsidRDefault="00BF70AE" w:rsidP="002B49FE">
      <w:pPr>
        <w:pStyle w:val="ListParagraph"/>
        <w:numPr>
          <w:ilvl w:val="0"/>
          <w:numId w:val="19"/>
        </w:numPr>
      </w:pPr>
      <w:r>
        <w:t>Review</w:t>
      </w:r>
      <w:r>
        <w:rPr>
          <w:spacing w:val="-18"/>
        </w:rPr>
        <w:t xml:space="preserve"> </w:t>
      </w:r>
      <w:r>
        <w:t>these</w:t>
      </w:r>
      <w:r>
        <w:rPr>
          <w:spacing w:val="-2"/>
        </w:rPr>
        <w:t xml:space="preserve"> </w:t>
      </w:r>
      <w:r>
        <w:t>points to</w:t>
      </w:r>
      <w:r>
        <w:rPr>
          <w:spacing w:val="-8"/>
        </w:rPr>
        <w:t xml:space="preserve"> </w:t>
      </w:r>
      <w:r>
        <w:t>ensure</w:t>
      </w:r>
      <w:r>
        <w:rPr>
          <w:spacing w:val="14"/>
        </w:rPr>
        <w:t xml:space="preserve"> </w:t>
      </w:r>
      <w:r>
        <w:t>that</w:t>
      </w:r>
      <w:r>
        <w:rPr>
          <w:spacing w:val="-13"/>
        </w:rPr>
        <w:t xml:space="preserve"> </w:t>
      </w:r>
      <w:r>
        <w:t>they</w:t>
      </w:r>
      <w:r>
        <w:rPr>
          <w:spacing w:val="-8"/>
        </w:rPr>
        <w:t xml:space="preserve"> </w:t>
      </w:r>
      <w:r>
        <w:t>are</w:t>
      </w:r>
      <w:r>
        <w:rPr>
          <w:spacing w:val="-18"/>
        </w:rPr>
        <w:t xml:space="preserve"> </w:t>
      </w:r>
      <w:r>
        <w:t>overlapping or slightly offset with</w:t>
      </w:r>
      <w:r>
        <w:rPr>
          <w:spacing w:val="-8"/>
        </w:rPr>
        <w:t xml:space="preserve"> </w:t>
      </w:r>
      <w:r>
        <w:t>your</w:t>
      </w:r>
      <w:r>
        <w:rPr>
          <w:spacing w:val="15"/>
        </w:rPr>
        <w:t xml:space="preserve"> </w:t>
      </w:r>
      <w:r>
        <w:t>well</w:t>
      </w:r>
      <w:r>
        <w:rPr>
          <w:spacing w:val="-20"/>
        </w:rPr>
        <w:t xml:space="preserve"> </w:t>
      </w:r>
      <w:r>
        <w:t>sticks at the appropriate</w:t>
      </w:r>
      <w:r>
        <w:rPr>
          <w:spacing w:val="-1"/>
        </w:rPr>
        <w:t xml:space="preserve"> </w:t>
      </w:r>
      <w:r>
        <w:t>elevation.</w:t>
      </w:r>
    </w:p>
    <w:p w14:paraId="657B5832" w14:textId="10D9756B" w:rsidR="008D5377" w:rsidRDefault="008D5377" w:rsidP="002B49FE">
      <w:pPr>
        <w:pStyle w:val="ListParagraph"/>
        <w:numPr>
          <w:ilvl w:val="0"/>
          <w:numId w:val="19"/>
        </w:numPr>
      </w:pPr>
      <w:r>
        <w:t>These</w:t>
      </w:r>
      <w:r w:rsidRPr="00BF70AE">
        <w:rPr>
          <w:spacing w:val="-13"/>
        </w:rPr>
        <w:t xml:space="preserve"> </w:t>
      </w:r>
      <w:r>
        <w:t>point</w:t>
      </w:r>
      <w:r w:rsidRPr="00BF70AE">
        <w:rPr>
          <w:spacing w:val="8"/>
        </w:rPr>
        <w:t xml:space="preserve"> </w:t>
      </w:r>
      <w:r>
        <w:t>files</w:t>
      </w:r>
      <w:r w:rsidRPr="00BF70AE">
        <w:rPr>
          <w:spacing w:val="-13"/>
        </w:rPr>
        <w:t xml:space="preserve"> </w:t>
      </w:r>
      <w:r>
        <w:t>can</w:t>
      </w:r>
      <w:r w:rsidRPr="00BF70AE">
        <w:rPr>
          <w:spacing w:val="-12"/>
        </w:rPr>
        <w:t xml:space="preserve"> </w:t>
      </w:r>
      <w:r>
        <w:t>be</w:t>
      </w:r>
      <w:r w:rsidRPr="00BF70AE">
        <w:rPr>
          <w:spacing w:val="-8"/>
        </w:rPr>
        <w:t xml:space="preserve"> </w:t>
      </w:r>
      <w:r>
        <w:t>resymbolized</w:t>
      </w:r>
      <w:r w:rsidRPr="00BF70AE">
        <w:rPr>
          <w:spacing w:val="3"/>
        </w:rPr>
        <w:t xml:space="preserve"> </w:t>
      </w:r>
      <w:r>
        <w:t>as</w:t>
      </w:r>
      <w:r w:rsidRPr="00BF70AE">
        <w:rPr>
          <w:spacing w:val="-13"/>
        </w:rPr>
        <w:t xml:space="preserve"> </w:t>
      </w:r>
      <w:r>
        <w:t>desired</w:t>
      </w:r>
      <w:r w:rsidRPr="00BF70AE">
        <w:rPr>
          <w:spacing w:val="2"/>
        </w:rPr>
        <w:t xml:space="preserve"> </w:t>
      </w:r>
      <w:r>
        <w:t>to</w:t>
      </w:r>
      <w:r w:rsidRPr="00BF70AE">
        <w:rPr>
          <w:spacing w:val="-13"/>
        </w:rPr>
        <w:t xml:space="preserve"> </w:t>
      </w:r>
      <w:r>
        <w:t>highlight</w:t>
      </w:r>
      <w:r w:rsidRPr="00BF70AE">
        <w:rPr>
          <w:spacing w:val="-13"/>
        </w:rPr>
        <w:t xml:space="preserve"> </w:t>
      </w:r>
      <w:r>
        <w:t>the</w:t>
      </w:r>
      <w:r w:rsidRPr="00BF70AE">
        <w:rPr>
          <w:spacing w:val="-7"/>
        </w:rPr>
        <w:t xml:space="preserve"> </w:t>
      </w:r>
      <w:r>
        <w:t xml:space="preserve">elevations </w:t>
      </w:r>
      <w:r w:rsidRPr="00BF70AE">
        <w:rPr>
          <w:spacing w:val="-5"/>
        </w:rPr>
        <w:t>of</w:t>
      </w:r>
      <w:r w:rsidR="00BF70AE">
        <w:rPr>
          <w:spacing w:val="-5"/>
        </w:rPr>
        <w:t xml:space="preserve"> </w:t>
      </w:r>
      <w:r>
        <w:t>pumps</w:t>
      </w:r>
      <w:r w:rsidRPr="00BF70AE">
        <w:rPr>
          <w:spacing w:val="-5"/>
        </w:rPr>
        <w:t xml:space="preserve"> </w:t>
      </w:r>
      <w:r>
        <w:t>in</w:t>
      </w:r>
      <w:r w:rsidRPr="00BF70AE">
        <w:rPr>
          <w:spacing w:val="1"/>
        </w:rPr>
        <w:t xml:space="preserve"> </w:t>
      </w:r>
      <w:r>
        <w:t>groundwater</w:t>
      </w:r>
      <w:r w:rsidRPr="00BF70AE">
        <w:rPr>
          <w:spacing w:val="-16"/>
        </w:rPr>
        <w:t xml:space="preserve"> </w:t>
      </w:r>
      <w:r w:rsidRPr="00BF70AE">
        <w:rPr>
          <w:spacing w:val="-2"/>
        </w:rPr>
        <w:t>wells.</w:t>
      </w:r>
    </w:p>
    <w:p w14:paraId="5F4DA5A2" w14:textId="77777777" w:rsidR="008D5377" w:rsidRDefault="008D5377" w:rsidP="00DC3D39">
      <w:pPr>
        <w:pStyle w:val="Heading3"/>
      </w:pPr>
      <w:bookmarkStart w:id="357" w:name="Create_polylines_or_polygons_to_illustra"/>
      <w:bookmarkStart w:id="358" w:name="_Toc1091313154"/>
      <w:bookmarkEnd w:id="357"/>
      <w:r>
        <w:t>Create</w:t>
      </w:r>
      <w:r>
        <w:rPr>
          <w:spacing w:val="43"/>
        </w:rPr>
        <w:t xml:space="preserve"> </w:t>
      </w:r>
      <w:r>
        <w:t>polylines</w:t>
      </w:r>
      <w:r>
        <w:rPr>
          <w:spacing w:val="10"/>
        </w:rPr>
        <w:t xml:space="preserve"> </w:t>
      </w:r>
      <w:r w:rsidRPr="00DC3D39">
        <w:t>or</w:t>
      </w:r>
      <w:r>
        <w:rPr>
          <w:spacing w:val="28"/>
        </w:rPr>
        <w:t xml:space="preserve"> </w:t>
      </w:r>
      <w:r>
        <w:t>polygons</w:t>
      </w:r>
      <w:r>
        <w:rPr>
          <w:spacing w:val="10"/>
        </w:rPr>
        <w:t xml:space="preserve"> </w:t>
      </w:r>
      <w:r>
        <w:t>to</w:t>
      </w:r>
      <w:r>
        <w:rPr>
          <w:spacing w:val="30"/>
        </w:rPr>
        <w:t xml:space="preserve"> </w:t>
      </w:r>
      <w:r>
        <w:t>illustrate</w:t>
      </w:r>
      <w:r>
        <w:rPr>
          <w:spacing w:val="18"/>
        </w:rPr>
        <w:t xml:space="preserve"> </w:t>
      </w:r>
      <w:r>
        <w:rPr>
          <w:spacing w:val="-2"/>
        </w:rPr>
        <w:t>lithology</w:t>
      </w:r>
      <w:bookmarkEnd w:id="358"/>
    </w:p>
    <w:p w14:paraId="276618A4" w14:textId="77777777" w:rsidR="00192C06" w:rsidRDefault="008D5377" w:rsidP="00192C06">
      <w:pPr>
        <w:pStyle w:val="BodyText"/>
        <w:spacing w:before="29" w:line="237" w:lineRule="auto"/>
        <w:ind w:left="120" w:right="965"/>
      </w:pPr>
      <w:r>
        <w:t>In</w:t>
      </w:r>
      <w:r>
        <w:rPr>
          <w:spacing w:val="-7"/>
        </w:rPr>
        <w:t xml:space="preserve"> </w:t>
      </w:r>
      <w:r>
        <w:t>addition</w:t>
      </w:r>
      <w:r>
        <w:rPr>
          <w:spacing w:val="-7"/>
        </w:rPr>
        <w:t xml:space="preserve"> </w:t>
      </w:r>
      <w:r>
        <w:t>to</w:t>
      </w:r>
      <w:r>
        <w:rPr>
          <w:spacing w:val="-7"/>
        </w:rPr>
        <w:t xml:space="preserve"> </w:t>
      </w:r>
      <w:r>
        <w:t>viewing the</w:t>
      </w:r>
      <w:r>
        <w:rPr>
          <w:spacing w:val="-1"/>
        </w:rPr>
        <w:t xml:space="preserve"> </w:t>
      </w:r>
      <w:r>
        <w:t>lithology in</w:t>
      </w:r>
      <w:r>
        <w:rPr>
          <w:spacing w:val="-7"/>
        </w:rPr>
        <w:t xml:space="preserve"> </w:t>
      </w:r>
      <w:r>
        <w:t>a well,</w:t>
      </w:r>
      <w:r>
        <w:rPr>
          <w:spacing w:val="-9"/>
        </w:rPr>
        <w:t xml:space="preserve"> </w:t>
      </w:r>
      <w:r>
        <w:t>you may</w:t>
      </w:r>
      <w:r>
        <w:rPr>
          <w:spacing w:val="-7"/>
        </w:rPr>
        <w:t xml:space="preserve"> </w:t>
      </w:r>
      <w:r>
        <w:t>also want</w:t>
      </w:r>
      <w:r>
        <w:rPr>
          <w:spacing w:val="-12"/>
        </w:rPr>
        <w:t xml:space="preserve"> </w:t>
      </w:r>
      <w:r>
        <w:t>to</w:t>
      </w:r>
      <w:r>
        <w:rPr>
          <w:spacing w:val="-7"/>
        </w:rPr>
        <w:t xml:space="preserve"> depict surface waterbodies, or to </w:t>
      </w:r>
      <w:r>
        <w:t>connect the</w:t>
      </w:r>
      <w:r>
        <w:rPr>
          <w:spacing w:val="-1"/>
        </w:rPr>
        <w:t xml:space="preserve"> </w:t>
      </w:r>
      <w:r>
        <w:t>sand</w:t>
      </w:r>
      <w:r>
        <w:rPr>
          <w:spacing w:val="-7"/>
        </w:rPr>
        <w:t xml:space="preserve"> </w:t>
      </w:r>
      <w:r>
        <w:t>or clay</w:t>
      </w:r>
      <w:r>
        <w:rPr>
          <w:spacing w:val="-7"/>
        </w:rPr>
        <w:t xml:space="preserve"> </w:t>
      </w:r>
      <w:r>
        <w:t>layers using</w:t>
      </w:r>
      <w:r>
        <w:rPr>
          <w:spacing w:val="28"/>
        </w:rPr>
        <w:t xml:space="preserve"> </w:t>
      </w:r>
      <w:r>
        <w:t>lines</w:t>
      </w:r>
      <w:r>
        <w:rPr>
          <w:spacing w:val="-6"/>
        </w:rPr>
        <w:t xml:space="preserve"> </w:t>
      </w:r>
      <w:r>
        <w:t xml:space="preserve">or polygons. </w:t>
      </w:r>
    </w:p>
    <w:p w14:paraId="3E8CE98E" w14:textId="6CDA8650" w:rsidR="008D5377" w:rsidRPr="00192C06" w:rsidRDefault="008D5377" w:rsidP="002B49FE">
      <w:pPr>
        <w:pStyle w:val="BodyText"/>
        <w:numPr>
          <w:ilvl w:val="0"/>
          <w:numId w:val="25"/>
        </w:numPr>
        <w:spacing w:before="29" w:line="237" w:lineRule="auto"/>
        <w:ind w:right="965"/>
      </w:pPr>
      <w:r>
        <w:t>Create</w:t>
      </w:r>
      <w:r>
        <w:rPr>
          <w:spacing w:val="-15"/>
        </w:rPr>
        <w:t xml:space="preserve"> </w:t>
      </w:r>
      <w:r w:rsidR="00192C06">
        <w:rPr>
          <w:spacing w:val="-15"/>
        </w:rPr>
        <w:t xml:space="preserve">a new </w:t>
      </w:r>
      <w:r>
        <w:t>line or polygon</w:t>
      </w:r>
      <w:r w:rsidR="00192C06">
        <w:t xml:space="preserve"> Feature Class in your project geodatabase</w:t>
      </w:r>
      <w:r>
        <w:t>.</w:t>
      </w:r>
      <w:r>
        <w:rPr>
          <w:spacing w:val="-2"/>
        </w:rPr>
        <w:t xml:space="preserve"> </w:t>
      </w:r>
      <w:r>
        <w:t>Add the new file(s) to the Cross Section View</w:t>
      </w:r>
      <w:r>
        <w:rPr>
          <w:spacing w:val="-12"/>
        </w:rPr>
        <w:t xml:space="preserve"> </w:t>
      </w:r>
      <w:r w:rsidR="00192C06">
        <w:t>map</w:t>
      </w:r>
      <w:r>
        <w:rPr>
          <w:spacing w:val="-7"/>
        </w:rPr>
        <w:t xml:space="preserve"> </w:t>
      </w:r>
      <w:r>
        <w:t>frame and digitize</w:t>
      </w:r>
      <w:r>
        <w:rPr>
          <w:spacing w:val="-12"/>
        </w:rPr>
        <w:t xml:space="preserve"> </w:t>
      </w:r>
      <w:r>
        <w:t>lines or polygons</w:t>
      </w:r>
      <w:r>
        <w:rPr>
          <w:spacing w:val="37"/>
        </w:rPr>
        <w:t xml:space="preserve"> </w:t>
      </w:r>
      <w:r>
        <w:t>as</w:t>
      </w:r>
      <w:r>
        <w:rPr>
          <w:spacing w:val="-2"/>
        </w:rPr>
        <w:t xml:space="preserve"> </w:t>
      </w:r>
      <w:r>
        <w:t>needed.</w:t>
      </w:r>
    </w:p>
    <w:p w14:paraId="6A9F9679" w14:textId="77777777" w:rsidR="00192C06" w:rsidRPr="00D34974" w:rsidRDefault="00192C06" w:rsidP="00192C06">
      <w:pPr>
        <w:pStyle w:val="BodyText"/>
        <w:spacing w:before="29" w:line="237" w:lineRule="auto"/>
        <w:ind w:left="480" w:right="965"/>
      </w:pPr>
    </w:p>
    <w:p w14:paraId="044D470C" w14:textId="77777777" w:rsidR="008D5377" w:rsidRDefault="008D5377" w:rsidP="008D5377">
      <w:pPr>
        <w:pStyle w:val="BodyText"/>
        <w:spacing w:before="29" w:line="237" w:lineRule="auto"/>
        <w:ind w:left="120" w:right="965"/>
      </w:pPr>
      <w:r>
        <w:t>Examples</w:t>
      </w:r>
      <w:r>
        <w:rPr>
          <w:spacing w:val="-2"/>
        </w:rPr>
        <w:t xml:space="preserve"> </w:t>
      </w:r>
      <w:r>
        <w:t>of how lines and</w:t>
      </w:r>
      <w:r>
        <w:rPr>
          <w:spacing w:val="-13"/>
        </w:rPr>
        <w:t xml:space="preserve"> </w:t>
      </w:r>
      <w:r>
        <w:t>polygons</w:t>
      </w:r>
      <w:r>
        <w:rPr>
          <w:spacing w:val="-9"/>
        </w:rPr>
        <w:t xml:space="preserve"> </w:t>
      </w:r>
      <w:r>
        <w:t>can</w:t>
      </w:r>
      <w:r>
        <w:rPr>
          <w:spacing w:val="-13"/>
        </w:rPr>
        <w:t xml:space="preserve"> </w:t>
      </w:r>
      <w:r>
        <w:t>be</w:t>
      </w:r>
      <w:r>
        <w:rPr>
          <w:spacing w:val="-8"/>
        </w:rPr>
        <w:t xml:space="preserve"> </w:t>
      </w:r>
      <w:r>
        <w:t>used to</w:t>
      </w:r>
      <w:r>
        <w:rPr>
          <w:spacing w:val="-12"/>
        </w:rPr>
        <w:t xml:space="preserve"> </w:t>
      </w:r>
      <w:r>
        <w:t>illustrate</w:t>
      </w:r>
      <w:r>
        <w:rPr>
          <w:spacing w:val="-8"/>
        </w:rPr>
        <w:t xml:space="preserve"> </w:t>
      </w:r>
      <w:r>
        <w:t>subsurface</w:t>
      </w:r>
      <w:r>
        <w:rPr>
          <w:spacing w:val="-9"/>
        </w:rPr>
        <w:t xml:space="preserve"> </w:t>
      </w:r>
      <w:r>
        <w:t>lithology are</w:t>
      </w:r>
      <w:r>
        <w:rPr>
          <w:spacing w:val="-18"/>
        </w:rPr>
        <w:t xml:space="preserve"> </w:t>
      </w:r>
      <w:r>
        <w:t>shown</w:t>
      </w:r>
      <w:r>
        <w:rPr>
          <w:spacing w:val="1"/>
        </w:rPr>
        <w:t xml:space="preserve"> </w:t>
      </w:r>
      <w:r>
        <w:rPr>
          <w:spacing w:val="-2"/>
        </w:rPr>
        <w:t>below.</w:t>
      </w:r>
    </w:p>
    <w:p w14:paraId="23AB516E" w14:textId="77777777" w:rsidR="008D5377" w:rsidRDefault="008D5377" w:rsidP="008D5377">
      <w:pPr>
        <w:pStyle w:val="BodyText"/>
        <w:spacing w:before="6"/>
        <w:ind w:left="0"/>
        <w:rPr>
          <w:sz w:val="4"/>
        </w:rPr>
      </w:pPr>
      <w:r>
        <w:rPr>
          <w:noProof/>
        </w:rPr>
        <w:drawing>
          <wp:anchor distT="0" distB="0" distL="0" distR="0" simplePos="0" relativeHeight="251658240" behindDoc="0" locked="0" layoutInCell="1" allowOverlap="1" wp14:anchorId="53831C90" wp14:editId="67EBB3DA">
            <wp:simplePos x="0" y="0"/>
            <wp:positionH relativeFrom="page">
              <wp:posOffset>1657350</wp:posOffset>
            </wp:positionH>
            <wp:positionV relativeFrom="paragraph">
              <wp:posOffset>50210</wp:posOffset>
            </wp:positionV>
            <wp:extent cx="1856848" cy="2517648"/>
            <wp:effectExtent l="0" t="0" r="0" b="0"/>
            <wp:wrapTopAndBottom/>
            <wp:docPr id="15" name="Picture 15" descr="Cross section example with lithology illustrated with a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jpeg"/>
                    <pic:cNvPicPr/>
                  </pic:nvPicPr>
                  <pic:blipFill>
                    <a:blip r:embed="rId47" cstate="print"/>
                    <a:stretch>
                      <a:fillRect/>
                    </a:stretch>
                  </pic:blipFill>
                  <pic:spPr>
                    <a:xfrm>
                      <a:off x="0" y="0"/>
                      <a:ext cx="1856848" cy="2517648"/>
                    </a:xfrm>
                    <a:prstGeom prst="rect">
                      <a:avLst/>
                    </a:prstGeom>
                  </pic:spPr>
                </pic:pic>
              </a:graphicData>
            </a:graphic>
          </wp:anchor>
        </w:drawing>
      </w:r>
      <w:r>
        <w:rPr>
          <w:noProof/>
        </w:rPr>
        <w:drawing>
          <wp:anchor distT="0" distB="0" distL="0" distR="0" simplePos="0" relativeHeight="251658241" behindDoc="0" locked="0" layoutInCell="1" allowOverlap="1" wp14:anchorId="585F8F7B" wp14:editId="651040FE">
            <wp:simplePos x="0" y="0"/>
            <wp:positionH relativeFrom="page">
              <wp:posOffset>3657600</wp:posOffset>
            </wp:positionH>
            <wp:positionV relativeFrom="paragraph">
              <wp:posOffset>252434</wp:posOffset>
            </wp:positionV>
            <wp:extent cx="1851184" cy="2129790"/>
            <wp:effectExtent l="0" t="0" r="0" b="0"/>
            <wp:wrapTopAndBottom/>
            <wp:docPr id="17" name="Picture 17" descr="Cross section illustrated with both lithology lines and polyg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jpeg"/>
                    <pic:cNvPicPr/>
                  </pic:nvPicPr>
                  <pic:blipFill>
                    <a:blip r:embed="rId48" cstate="print"/>
                    <a:stretch>
                      <a:fillRect/>
                    </a:stretch>
                  </pic:blipFill>
                  <pic:spPr>
                    <a:xfrm>
                      <a:off x="0" y="0"/>
                      <a:ext cx="1851184" cy="2129790"/>
                    </a:xfrm>
                    <a:prstGeom prst="rect">
                      <a:avLst/>
                    </a:prstGeom>
                  </pic:spPr>
                </pic:pic>
              </a:graphicData>
            </a:graphic>
          </wp:anchor>
        </w:drawing>
      </w:r>
    </w:p>
    <w:p w14:paraId="7E5FBA08" w14:textId="77777777" w:rsidR="008D5377" w:rsidRDefault="008D5377" w:rsidP="008D5377">
      <w:pPr>
        <w:pStyle w:val="BodyText"/>
        <w:spacing w:before="6"/>
        <w:ind w:left="0"/>
        <w:rPr>
          <w:sz w:val="15"/>
        </w:rPr>
      </w:pPr>
    </w:p>
    <w:p w14:paraId="3970B347" w14:textId="77777777" w:rsidR="008D5377" w:rsidRDefault="008D5377" w:rsidP="009F593A">
      <w:pPr>
        <w:pStyle w:val="Heading4"/>
      </w:pPr>
      <w:r w:rsidRPr="009F593A">
        <w:lastRenderedPageBreak/>
        <w:t>Caution</w:t>
      </w:r>
      <w:r>
        <w:t>!</w:t>
      </w:r>
    </w:p>
    <w:p w14:paraId="339A73B3" w14:textId="77777777" w:rsidR="008D5377" w:rsidRDefault="008D5377" w:rsidP="008D5377">
      <w:pPr>
        <w:pStyle w:val="BodyText"/>
        <w:spacing w:before="7"/>
        <w:ind w:left="0"/>
        <w:rPr>
          <w:b/>
          <w:sz w:val="21"/>
        </w:rPr>
      </w:pPr>
    </w:p>
    <w:p w14:paraId="475569C0" w14:textId="69C00907" w:rsidR="008D5377" w:rsidRDefault="008D5377" w:rsidP="002B49FE">
      <w:pPr>
        <w:pStyle w:val="ListParagraph"/>
        <w:widowControl w:val="0"/>
        <w:numPr>
          <w:ilvl w:val="1"/>
          <w:numId w:val="19"/>
        </w:numPr>
        <w:tabs>
          <w:tab w:val="left" w:pos="840"/>
          <w:tab w:val="left" w:pos="841"/>
        </w:tabs>
        <w:autoSpaceDE w:val="0"/>
        <w:autoSpaceDN w:val="0"/>
        <w:spacing w:before="0" w:after="0" w:line="242" w:lineRule="auto"/>
        <w:ind w:right="1126"/>
        <w:contextualSpacing w:val="0"/>
      </w:pPr>
      <w:r>
        <w:t>Sometimes well sticks overlap. To move them, open an Edit session for lixpy</w:t>
      </w:r>
      <w:r w:rsidR="009F593A">
        <w:t>s_2d_poly</w:t>
      </w:r>
      <w:r>
        <w:t xml:space="preserve"> in cross section view, select by</w:t>
      </w:r>
      <w:r w:rsidR="009F593A">
        <w:t xml:space="preserve"> RELATEID</w:t>
      </w:r>
      <w:r>
        <w:t xml:space="preserve">, then drag to the side with the editor tool and save your edits. Create annotation indicating which well was moved. </w:t>
      </w:r>
    </w:p>
    <w:p w14:paraId="32C6CEC8" w14:textId="77777777" w:rsidR="008D5377" w:rsidRDefault="008D5377" w:rsidP="002B49FE">
      <w:pPr>
        <w:pStyle w:val="ListParagraph"/>
        <w:widowControl w:val="0"/>
        <w:numPr>
          <w:ilvl w:val="1"/>
          <w:numId w:val="19"/>
        </w:numPr>
        <w:tabs>
          <w:tab w:val="left" w:pos="840"/>
          <w:tab w:val="left" w:pos="841"/>
        </w:tabs>
        <w:autoSpaceDE w:val="0"/>
        <w:autoSpaceDN w:val="0"/>
        <w:spacing w:before="0" w:after="0" w:line="242" w:lineRule="auto"/>
        <w:ind w:right="1126"/>
        <w:contextualSpacing w:val="0"/>
      </w:pPr>
      <w:r>
        <w:t>Lines</w:t>
      </w:r>
      <w:r>
        <w:rPr>
          <w:spacing w:val="-12"/>
        </w:rPr>
        <w:t xml:space="preserve"> </w:t>
      </w:r>
      <w:r>
        <w:t>connecting lithology in</w:t>
      </w:r>
      <w:r>
        <w:rPr>
          <w:spacing w:val="-10"/>
        </w:rPr>
        <w:t xml:space="preserve"> </w:t>
      </w:r>
      <w:r>
        <w:t>the</w:t>
      </w:r>
      <w:r>
        <w:rPr>
          <w:spacing w:val="-5"/>
        </w:rPr>
        <w:t xml:space="preserve"> </w:t>
      </w:r>
      <w:r>
        <w:t>wells should be</w:t>
      </w:r>
      <w:r>
        <w:rPr>
          <w:spacing w:val="-5"/>
        </w:rPr>
        <w:t xml:space="preserve"> </w:t>
      </w:r>
      <w:r>
        <w:t>dashed when</w:t>
      </w:r>
      <w:r>
        <w:rPr>
          <w:spacing w:val="-10"/>
        </w:rPr>
        <w:t xml:space="preserve"> </w:t>
      </w:r>
      <w:r>
        <w:t>the</w:t>
      </w:r>
      <w:r>
        <w:rPr>
          <w:spacing w:val="-5"/>
        </w:rPr>
        <w:t xml:space="preserve"> </w:t>
      </w:r>
      <w:r>
        <w:t>lithology</w:t>
      </w:r>
      <w:r>
        <w:rPr>
          <w:spacing w:val="-10"/>
        </w:rPr>
        <w:t xml:space="preserve"> </w:t>
      </w:r>
      <w:r>
        <w:t>between</w:t>
      </w:r>
      <w:r>
        <w:rPr>
          <w:spacing w:val="-10"/>
        </w:rPr>
        <w:t xml:space="preserve"> </w:t>
      </w:r>
      <w:r>
        <w:t>the wells is not clearly known.</w:t>
      </w:r>
    </w:p>
    <w:p w14:paraId="0FF794F1" w14:textId="2B8472BB" w:rsidR="008D5377" w:rsidRDefault="008D5377" w:rsidP="002B49FE">
      <w:pPr>
        <w:pStyle w:val="ListParagraph"/>
        <w:widowControl w:val="0"/>
        <w:numPr>
          <w:ilvl w:val="1"/>
          <w:numId w:val="19"/>
        </w:numPr>
        <w:tabs>
          <w:tab w:val="left" w:pos="840"/>
          <w:tab w:val="left" w:pos="841"/>
        </w:tabs>
        <w:autoSpaceDE w:val="0"/>
        <w:autoSpaceDN w:val="0"/>
        <w:spacing w:before="10" w:after="0" w:line="235" w:lineRule="auto"/>
        <w:ind w:right="913"/>
        <w:contextualSpacing w:val="0"/>
      </w:pPr>
      <w:r>
        <w:t>Connecting the dots is</w:t>
      </w:r>
      <w:r>
        <w:rPr>
          <w:spacing w:val="-7"/>
        </w:rPr>
        <w:t xml:space="preserve"> </w:t>
      </w:r>
      <w:r>
        <w:t>not as easy</w:t>
      </w:r>
      <w:r>
        <w:rPr>
          <w:spacing w:val="-5"/>
        </w:rPr>
        <w:t xml:space="preserve"> </w:t>
      </w:r>
      <w:r>
        <w:t>as</w:t>
      </w:r>
      <w:r>
        <w:rPr>
          <w:spacing w:val="-7"/>
        </w:rPr>
        <w:t xml:space="preserve"> </w:t>
      </w:r>
      <w:r>
        <w:t>one might think. Geologic</w:t>
      </w:r>
      <w:r>
        <w:rPr>
          <w:spacing w:val="-15"/>
        </w:rPr>
        <w:t xml:space="preserve"> </w:t>
      </w:r>
      <w:r>
        <w:t>processes that would</w:t>
      </w:r>
      <w:r>
        <w:rPr>
          <w:spacing w:val="-5"/>
        </w:rPr>
        <w:t xml:space="preserve"> </w:t>
      </w:r>
      <w:r>
        <w:t>have deposited or</w:t>
      </w:r>
      <w:r>
        <w:rPr>
          <w:spacing w:val="-3"/>
        </w:rPr>
        <w:t xml:space="preserve"> </w:t>
      </w:r>
      <w:r>
        <w:t>formed</w:t>
      </w:r>
      <w:r>
        <w:rPr>
          <w:spacing w:val="-11"/>
        </w:rPr>
        <w:t xml:space="preserve"> </w:t>
      </w:r>
      <w:r>
        <w:t>the</w:t>
      </w:r>
      <w:r>
        <w:rPr>
          <w:spacing w:val="-5"/>
        </w:rPr>
        <w:t xml:space="preserve"> </w:t>
      </w:r>
      <w:r>
        <w:t>lithologic</w:t>
      </w:r>
      <w:r>
        <w:rPr>
          <w:spacing w:val="11"/>
        </w:rPr>
        <w:t xml:space="preserve"> </w:t>
      </w:r>
      <w:r>
        <w:t>layers</w:t>
      </w:r>
      <w:r>
        <w:rPr>
          <w:spacing w:val="-13"/>
        </w:rPr>
        <w:t xml:space="preserve"> </w:t>
      </w:r>
      <w:r>
        <w:t>at</w:t>
      </w:r>
      <w:r>
        <w:rPr>
          <w:spacing w:val="-13"/>
        </w:rPr>
        <w:t xml:space="preserve"> </w:t>
      </w:r>
      <w:r>
        <w:t>this</w:t>
      </w:r>
      <w:r>
        <w:rPr>
          <w:spacing w:val="-12"/>
        </w:rPr>
        <w:t xml:space="preserve"> </w:t>
      </w:r>
      <w:r>
        <w:t>site</w:t>
      </w:r>
      <w:r>
        <w:rPr>
          <w:spacing w:val="-5"/>
        </w:rPr>
        <w:t xml:space="preserve"> </w:t>
      </w:r>
      <w:r>
        <w:t>will inform how</w:t>
      </w:r>
      <w:r>
        <w:rPr>
          <w:spacing w:val="-5"/>
        </w:rPr>
        <w:t xml:space="preserve"> </w:t>
      </w:r>
      <w:r>
        <w:t>you illustrate</w:t>
      </w:r>
      <w:r>
        <w:rPr>
          <w:spacing w:val="-18"/>
        </w:rPr>
        <w:t xml:space="preserve"> </w:t>
      </w:r>
      <w:r>
        <w:t>the</w:t>
      </w:r>
      <w:r>
        <w:rPr>
          <w:spacing w:val="-5"/>
        </w:rPr>
        <w:t xml:space="preserve"> </w:t>
      </w:r>
      <w:r w:rsidR="00B40EAF">
        <w:t>cross-section</w:t>
      </w:r>
      <w:r>
        <w:rPr>
          <w:spacing w:val="-7"/>
        </w:rPr>
        <w:t xml:space="preserve"> </w:t>
      </w:r>
      <w:r>
        <w:t>lines.</w:t>
      </w:r>
    </w:p>
    <w:p w14:paraId="2819A390" w14:textId="77777777" w:rsidR="008D5377" w:rsidRDefault="008D5377" w:rsidP="002B49FE">
      <w:pPr>
        <w:pStyle w:val="ListParagraph"/>
        <w:widowControl w:val="0"/>
        <w:numPr>
          <w:ilvl w:val="1"/>
          <w:numId w:val="19"/>
        </w:numPr>
        <w:tabs>
          <w:tab w:val="left" w:pos="840"/>
          <w:tab w:val="left" w:pos="841"/>
        </w:tabs>
        <w:autoSpaceDE w:val="0"/>
        <w:autoSpaceDN w:val="0"/>
        <w:spacing w:before="11" w:after="0"/>
        <w:ind w:right="724"/>
        <w:contextualSpacing w:val="0"/>
      </w:pPr>
      <w:r>
        <w:t>In the State</w:t>
      </w:r>
      <w:r>
        <w:rPr>
          <w:spacing w:val="-9"/>
        </w:rPr>
        <w:t xml:space="preserve"> </w:t>
      </w:r>
      <w:r>
        <w:t>of Minnesota, all cross section that</w:t>
      </w:r>
      <w:r>
        <w:rPr>
          <w:spacing w:val="-3"/>
        </w:rPr>
        <w:t xml:space="preserve"> </w:t>
      </w:r>
      <w:r>
        <w:t>include</w:t>
      </w:r>
      <w:r>
        <w:rPr>
          <w:spacing w:val="32"/>
        </w:rPr>
        <w:t xml:space="preserve"> </w:t>
      </w:r>
      <w:r>
        <w:t>geologic</w:t>
      </w:r>
      <w:r>
        <w:rPr>
          <w:spacing w:val="-8"/>
        </w:rPr>
        <w:t xml:space="preserve"> </w:t>
      </w:r>
      <w:r>
        <w:t>or hydrogeologic interpretations</w:t>
      </w:r>
      <w:r>
        <w:rPr>
          <w:spacing w:val="-26"/>
        </w:rPr>
        <w:t xml:space="preserve"> </w:t>
      </w:r>
      <w:r>
        <w:t>are</w:t>
      </w:r>
      <w:r>
        <w:rPr>
          <w:spacing w:val="-6"/>
        </w:rPr>
        <w:t xml:space="preserve"> </w:t>
      </w:r>
      <w:r>
        <w:t>required</w:t>
      </w:r>
      <w:r>
        <w:rPr>
          <w:spacing w:val="-11"/>
        </w:rPr>
        <w:t xml:space="preserve"> </w:t>
      </w:r>
      <w:r>
        <w:t>to</w:t>
      </w:r>
      <w:r>
        <w:rPr>
          <w:spacing w:val="-11"/>
        </w:rPr>
        <w:t xml:space="preserve"> </w:t>
      </w:r>
      <w:r>
        <w:t>be</w:t>
      </w:r>
      <w:r>
        <w:rPr>
          <w:spacing w:val="-5"/>
        </w:rPr>
        <w:t xml:space="preserve"> </w:t>
      </w:r>
      <w:r>
        <w:t>developed under</w:t>
      </w:r>
      <w:r>
        <w:rPr>
          <w:spacing w:val="-3"/>
        </w:rPr>
        <w:t xml:space="preserve"> </w:t>
      </w:r>
      <w:r>
        <w:t>a</w:t>
      </w:r>
      <w:r>
        <w:rPr>
          <w:spacing w:val="-1"/>
        </w:rPr>
        <w:t xml:space="preserve"> </w:t>
      </w:r>
      <w:r>
        <w:t>licensed Professional Geoscientist (PG).</w:t>
      </w:r>
    </w:p>
    <w:p w14:paraId="7AA4A61F" w14:textId="77777777" w:rsidR="008D5377" w:rsidRDefault="008D5377" w:rsidP="00DC3D39">
      <w:pPr>
        <w:pStyle w:val="Heading3"/>
      </w:pPr>
      <w:bookmarkStart w:id="359" w:name="Format_gridlines_and_axes"/>
      <w:bookmarkStart w:id="360" w:name="_Toc1670071667"/>
      <w:bookmarkEnd w:id="359"/>
      <w:r>
        <w:t>Format</w:t>
      </w:r>
      <w:r>
        <w:rPr>
          <w:spacing w:val="47"/>
        </w:rPr>
        <w:t xml:space="preserve"> </w:t>
      </w:r>
      <w:r>
        <w:t>gridlines</w:t>
      </w:r>
      <w:r>
        <w:rPr>
          <w:spacing w:val="4"/>
        </w:rPr>
        <w:t xml:space="preserve"> </w:t>
      </w:r>
      <w:r>
        <w:t>and</w:t>
      </w:r>
      <w:r>
        <w:rPr>
          <w:spacing w:val="22"/>
        </w:rPr>
        <w:t xml:space="preserve"> </w:t>
      </w:r>
      <w:r>
        <w:rPr>
          <w:spacing w:val="-4"/>
        </w:rPr>
        <w:t>axes</w:t>
      </w:r>
      <w:bookmarkEnd w:id="360"/>
    </w:p>
    <w:p w14:paraId="1985F929" w14:textId="6742BBB0" w:rsidR="008D5377" w:rsidRDefault="008D5377" w:rsidP="002B49FE">
      <w:pPr>
        <w:pStyle w:val="ListParagraph"/>
        <w:widowControl w:val="0"/>
        <w:numPr>
          <w:ilvl w:val="0"/>
          <w:numId w:val="18"/>
        </w:numPr>
        <w:tabs>
          <w:tab w:val="left" w:pos="840"/>
        </w:tabs>
        <w:autoSpaceDE w:val="0"/>
        <w:autoSpaceDN w:val="0"/>
        <w:spacing w:before="27" w:after="0"/>
        <w:ind w:right="521"/>
        <w:contextualSpacing w:val="0"/>
      </w:pPr>
      <w:r>
        <w:t>In</w:t>
      </w:r>
      <w:r>
        <w:rPr>
          <w:spacing w:val="-5"/>
        </w:rPr>
        <w:t xml:space="preserve"> </w:t>
      </w:r>
      <w:r>
        <w:t>the “Cross Section</w:t>
      </w:r>
      <w:r>
        <w:rPr>
          <w:spacing w:val="-5"/>
        </w:rPr>
        <w:t xml:space="preserve"> </w:t>
      </w:r>
      <w:r>
        <w:t>View”</w:t>
      </w:r>
      <w:r>
        <w:rPr>
          <w:spacing w:val="-14"/>
        </w:rPr>
        <w:t xml:space="preserve"> </w:t>
      </w:r>
      <w:r>
        <w:t>data</w:t>
      </w:r>
      <w:r>
        <w:rPr>
          <w:spacing w:val="-11"/>
        </w:rPr>
        <w:t xml:space="preserve"> </w:t>
      </w:r>
      <w:r>
        <w:t>frame,</w:t>
      </w:r>
      <w:r>
        <w:rPr>
          <w:spacing w:val="-7"/>
        </w:rPr>
        <w:t xml:space="preserve"> </w:t>
      </w:r>
      <w:r>
        <w:t>add the</w:t>
      </w:r>
      <w:r>
        <w:rPr>
          <w:spacing w:val="-16"/>
        </w:rPr>
        <w:t xml:space="preserve"> </w:t>
      </w:r>
      <w:r w:rsidR="00B40EAF">
        <w:t>cross-section</w:t>
      </w:r>
      <w:r>
        <w:rPr>
          <w:spacing w:val="-5"/>
        </w:rPr>
        <w:t xml:space="preserve"> </w:t>
      </w:r>
      <w:r>
        <w:t>grid</w:t>
      </w:r>
      <w:r>
        <w:rPr>
          <w:spacing w:val="-5"/>
        </w:rPr>
        <w:t xml:space="preserve"> </w:t>
      </w:r>
      <w:r>
        <w:t>files (grid2011.gdb) from</w:t>
      </w:r>
      <w:r>
        <w:rPr>
          <w:spacing w:val="-2"/>
        </w:rPr>
        <w:t xml:space="preserve"> </w:t>
      </w:r>
      <w:r>
        <w:t>the geodatabase</w:t>
      </w:r>
      <w:r>
        <w:rPr>
          <w:spacing w:val="-16"/>
        </w:rPr>
        <w:t xml:space="preserve"> </w:t>
      </w:r>
      <w:r>
        <w:t xml:space="preserve">in the project folder. This geodatabase is also available here: </w:t>
      </w:r>
      <w:r w:rsidR="00806278" w:rsidRPr="00806278">
        <w:t>I:\EWR\_IMA\HGG\_HYDRO_GEO_GROUNDWATER\Tools\GIS\Pro_DNR_CrossSection_Tool\GridFiles</w:t>
      </w:r>
    </w:p>
    <w:p w14:paraId="43B46426" w14:textId="77777777" w:rsidR="008D5377" w:rsidRDefault="008D5377" w:rsidP="002B49FE">
      <w:pPr>
        <w:pStyle w:val="ListParagraph"/>
        <w:widowControl w:val="0"/>
        <w:numPr>
          <w:ilvl w:val="0"/>
          <w:numId w:val="18"/>
        </w:numPr>
        <w:tabs>
          <w:tab w:val="left" w:pos="840"/>
        </w:tabs>
        <w:autoSpaceDE w:val="0"/>
        <w:autoSpaceDN w:val="0"/>
        <w:spacing w:before="0" w:after="0" w:line="254" w:lineRule="exact"/>
        <w:ind w:hanging="353"/>
        <w:contextualSpacing w:val="0"/>
      </w:pPr>
      <w:r>
        <w:t>Format</w:t>
      </w:r>
      <w:r>
        <w:rPr>
          <w:spacing w:val="-6"/>
        </w:rPr>
        <w:t xml:space="preserve"> </w:t>
      </w:r>
      <w:r>
        <w:t>the</w:t>
      </w:r>
      <w:r>
        <w:rPr>
          <w:spacing w:val="-18"/>
        </w:rPr>
        <w:t xml:space="preserve"> </w:t>
      </w:r>
      <w:r>
        <w:t>axes,</w:t>
      </w:r>
      <w:r>
        <w:rPr>
          <w:spacing w:val="1"/>
        </w:rPr>
        <w:t xml:space="preserve"> </w:t>
      </w:r>
      <w:r>
        <w:t>axis</w:t>
      </w:r>
      <w:r>
        <w:rPr>
          <w:spacing w:val="-12"/>
        </w:rPr>
        <w:t xml:space="preserve"> </w:t>
      </w:r>
      <w:r>
        <w:t>labels</w:t>
      </w:r>
      <w:r>
        <w:rPr>
          <w:spacing w:val="-13"/>
        </w:rPr>
        <w:t xml:space="preserve"> </w:t>
      </w:r>
      <w:r>
        <w:t>and</w:t>
      </w:r>
      <w:r>
        <w:rPr>
          <w:spacing w:val="3"/>
        </w:rPr>
        <w:t xml:space="preserve"> </w:t>
      </w:r>
      <w:r>
        <w:t>gridline</w:t>
      </w:r>
      <w:r>
        <w:rPr>
          <w:spacing w:val="-6"/>
        </w:rPr>
        <w:t xml:space="preserve"> </w:t>
      </w:r>
      <w:r>
        <w:t>per</w:t>
      </w:r>
      <w:r>
        <w:rPr>
          <w:spacing w:val="-4"/>
        </w:rPr>
        <w:t xml:space="preserve"> </w:t>
      </w:r>
      <w:r>
        <w:t>your</w:t>
      </w:r>
      <w:r>
        <w:rPr>
          <w:spacing w:val="-5"/>
        </w:rPr>
        <w:t xml:space="preserve"> </w:t>
      </w:r>
      <w:r>
        <w:rPr>
          <w:spacing w:val="-2"/>
        </w:rPr>
        <w:t>preference.</w:t>
      </w:r>
    </w:p>
    <w:p w14:paraId="7A72DFDE" w14:textId="77777777" w:rsidR="008D5377" w:rsidRDefault="008D5377" w:rsidP="00DC3D39">
      <w:pPr>
        <w:pStyle w:val="Heading4"/>
      </w:pPr>
      <w:r>
        <w:t>Caution!</w:t>
      </w:r>
    </w:p>
    <w:p w14:paraId="24032E3A" w14:textId="53308DD9" w:rsidR="008D5377" w:rsidRDefault="008D5377" w:rsidP="002B49FE">
      <w:pPr>
        <w:pStyle w:val="ListParagraph"/>
        <w:widowControl w:val="0"/>
        <w:numPr>
          <w:ilvl w:val="1"/>
          <w:numId w:val="18"/>
        </w:numPr>
        <w:tabs>
          <w:tab w:val="left" w:pos="839"/>
          <w:tab w:val="left" w:pos="840"/>
        </w:tabs>
        <w:autoSpaceDE w:val="0"/>
        <w:autoSpaceDN w:val="0"/>
        <w:spacing w:before="168" w:after="0" w:line="264" w:lineRule="auto"/>
        <w:ind w:right="468"/>
        <w:contextualSpacing w:val="0"/>
      </w:pPr>
      <w:r>
        <w:t>Elevations</w:t>
      </w:r>
      <w:r>
        <w:rPr>
          <w:spacing w:val="-8"/>
        </w:rPr>
        <w:t xml:space="preserve"> </w:t>
      </w:r>
      <w:r>
        <w:t>associated</w:t>
      </w:r>
      <w:r>
        <w:rPr>
          <w:spacing w:val="-6"/>
        </w:rPr>
        <w:t xml:space="preserve"> </w:t>
      </w:r>
      <w:r>
        <w:t>with</w:t>
      </w:r>
      <w:r>
        <w:rPr>
          <w:spacing w:val="-6"/>
        </w:rPr>
        <w:t xml:space="preserve"> </w:t>
      </w:r>
      <w:r>
        <w:t>the Y‐Axis</w:t>
      </w:r>
      <w:r>
        <w:rPr>
          <w:spacing w:val="-8"/>
        </w:rPr>
        <w:t xml:space="preserve"> </w:t>
      </w:r>
      <w:r>
        <w:t>are reported</w:t>
      </w:r>
      <w:r>
        <w:rPr>
          <w:spacing w:val="-23"/>
        </w:rPr>
        <w:t xml:space="preserve"> </w:t>
      </w:r>
      <w:r>
        <w:t>in feet</w:t>
      </w:r>
      <w:r>
        <w:rPr>
          <w:spacing w:val="-11"/>
        </w:rPr>
        <w:t xml:space="preserve"> </w:t>
      </w:r>
      <w:r>
        <w:t>while</w:t>
      </w:r>
      <w:r>
        <w:rPr>
          <w:spacing w:val="17"/>
        </w:rPr>
        <w:t xml:space="preserve"> </w:t>
      </w:r>
      <w:r>
        <w:t>the horizontal</w:t>
      </w:r>
      <w:r>
        <w:rPr>
          <w:spacing w:val="-21"/>
        </w:rPr>
        <w:t xml:space="preserve"> </w:t>
      </w:r>
      <w:r>
        <w:t>distance from the start</w:t>
      </w:r>
      <w:r>
        <w:rPr>
          <w:spacing w:val="-5"/>
        </w:rPr>
        <w:t xml:space="preserve"> </w:t>
      </w:r>
      <w:r>
        <w:t>of the</w:t>
      </w:r>
      <w:r>
        <w:rPr>
          <w:spacing w:val="-11"/>
        </w:rPr>
        <w:t xml:space="preserve"> </w:t>
      </w:r>
      <w:r w:rsidR="00806278">
        <w:t>cross-section</w:t>
      </w:r>
      <w:r>
        <w:t xml:space="preserve"> line as</w:t>
      </w:r>
      <w:r>
        <w:rPr>
          <w:spacing w:val="-2"/>
        </w:rPr>
        <w:t xml:space="preserve"> </w:t>
      </w:r>
      <w:r>
        <w:t>it appears</w:t>
      </w:r>
      <w:r>
        <w:rPr>
          <w:spacing w:val="-2"/>
        </w:rPr>
        <w:t xml:space="preserve"> </w:t>
      </w:r>
      <w:r>
        <w:t>on the X‐Axis is reported</w:t>
      </w:r>
      <w:r>
        <w:rPr>
          <w:spacing w:val="-19"/>
        </w:rPr>
        <w:t xml:space="preserve"> </w:t>
      </w:r>
      <w:r>
        <w:t>in meters.</w:t>
      </w:r>
      <w:r>
        <w:rPr>
          <w:spacing w:val="-3"/>
        </w:rPr>
        <w:t xml:space="preserve"> </w:t>
      </w:r>
      <w:r>
        <w:t xml:space="preserve">Modify </w:t>
      </w:r>
      <w:r>
        <w:rPr>
          <w:spacing w:val="-2"/>
        </w:rPr>
        <w:t>accordingly.</w:t>
      </w:r>
    </w:p>
    <w:p w14:paraId="2911342C" w14:textId="77777777" w:rsidR="008D5377" w:rsidRDefault="008D5377" w:rsidP="003A5634">
      <w:pPr>
        <w:pStyle w:val="Heading3"/>
      </w:pPr>
      <w:bookmarkStart w:id="361" w:name="Format_the_legend"/>
      <w:bookmarkStart w:id="362" w:name="_Toc2026832768"/>
      <w:bookmarkEnd w:id="361"/>
      <w:r>
        <w:t>Format</w:t>
      </w:r>
      <w:r>
        <w:rPr>
          <w:spacing w:val="38"/>
        </w:rPr>
        <w:t xml:space="preserve"> </w:t>
      </w:r>
      <w:r>
        <w:t>the</w:t>
      </w:r>
      <w:r>
        <w:rPr>
          <w:spacing w:val="5"/>
        </w:rPr>
        <w:t xml:space="preserve"> </w:t>
      </w:r>
      <w:r>
        <w:rPr>
          <w:spacing w:val="-2"/>
        </w:rPr>
        <w:t>legend</w:t>
      </w:r>
      <w:bookmarkEnd w:id="362"/>
    </w:p>
    <w:p w14:paraId="140B524E" w14:textId="563F7568" w:rsidR="008D5377" w:rsidRDefault="008D5377" w:rsidP="008D5377">
      <w:pPr>
        <w:pStyle w:val="BodyText"/>
        <w:spacing w:before="28" w:line="264" w:lineRule="auto"/>
        <w:ind w:left="120" w:right="457"/>
      </w:pPr>
      <w:r>
        <w:t>Remember</w:t>
      </w:r>
      <w:r>
        <w:rPr>
          <w:spacing w:val="-14"/>
        </w:rPr>
        <w:t xml:space="preserve"> </w:t>
      </w:r>
      <w:r>
        <w:t>that</w:t>
      </w:r>
      <w:r>
        <w:rPr>
          <w:spacing w:val="-10"/>
        </w:rPr>
        <w:t xml:space="preserve"> </w:t>
      </w:r>
      <w:r>
        <w:t>the file names may</w:t>
      </w:r>
      <w:r>
        <w:rPr>
          <w:spacing w:val="-22"/>
        </w:rPr>
        <w:t xml:space="preserve"> </w:t>
      </w:r>
      <w:r>
        <w:t>not</w:t>
      </w:r>
      <w:r>
        <w:rPr>
          <w:spacing w:val="25"/>
        </w:rPr>
        <w:t xml:space="preserve"> </w:t>
      </w:r>
      <w:r>
        <w:t>be plain</w:t>
      </w:r>
      <w:r>
        <w:rPr>
          <w:spacing w:val="-5"/>
        </w:rPr>
        <w:t xml:space="preserve"> </w:t>
      </w:r>
      <w:r>
        <w:t>language.</w:t>
      </w:r>
      <w:r>
        <w:rPr>
          <w:spacing w:val="-8"/>
        </w:rPr>
        <w:t xml:space="preserve"> </w:t>
      </w:r>
      <w:r>
        <w:t>Please</w:t>
      </w:r>
      <w:r>
        <w:rPr>
          <w:spacing w:val="-16"/>
        </w:rPr>
        <w:t xml:space="preserve"> </w:t>
      </w:r>
      <w:r>
        <w:t>format the legend</w:t>
      </w:r>
      <w:r>
        <w:rPr>
          <w:spacing w:val="-5"/>
        </w:rPr>
        <w:t xml:space="preserve"> </w:t>
      </w:r>
      <w:r>
        <w:t>names</w:t>
      </w:r>
      <w:r>
        <w:rPr>
          <w:spacing w:val="-7"/>
        </w:rPr>
        <w:t xml:space="preserve"> </w:t>
      </w:r>
      <w:r>
        <w:t>so</w:t>
      </w:r>
      <w:r>
        <w:rPr>
          <w:spacing w:val="-5"/>
        </w:rPr>
        <w:t xml:space="preserve"> </w:t>
      </w:r>
      <w:r>
        <w:t>that they are</w:t>
      </w:r>
      <w:r>
        <w:rPr>
          <w:spacing w:val="-12"/>
        </w:rPr>
        <w:t xml:space="preserve"> </w:t>
      </w:r>
      <w:r>
        <w:t>clear and concise for</w:t>
      </w:r>
      <w:r>
        <w:rPr>
          <w:spacing w:val="28"/>
        </w:rPr>
        <w:t xml:space="preserve"> </w:t>
      </w:r>
      <w:r>
        <w:t>the</w:t>
      </w:r>
      <w:r>
        <w:rPr>
          <w:spacing w:val="-12"/>
        </w:rPr>
        <w:t xml:space="preserve"> </w:t>
      </w:r>
      <w:r>
        <w:t>audience. Also make sure these labels</w:t>
      </w:r>
      <w:r>
        <w:rPr>
          <w:spacing w:val="-3"/>
        </w:rPr>
        <w:t xml:space="preserve"> </w:t>
      </w:r>
      <w:r>
        <w:t>are consistent with the text</w:t>
      </w:r>
      <w:r>
        <w:rPr>
          <w:spacing w:val="-6"/>
        </w:rPr>
        <w:t xml:space="preserve"> </w:t>
      </w:r>
      <w:r>
        <w:t>in any associated report.</w:t>
      </w:r>
    </w:p>
    <w:p w14:paraId="11613768" w14:textId="71D21126" w:rsidR="008D5377" w:rsidRDefault="008D5377" w:rsidP="003A5634">
      <w:pPr>
        <w:pStyle w:val="Heading3"/>
      </w:pPr>
      <w:bookmarkStart w:id="363" w:name="Format_the_Cross_Section_PDF"/>
      <w:bookmarkStart w:id="364" w:name="_Toc25982462"/>
      <w:bookmarkEnd w:id="363"/>
      <w:r>
        <w:t>Format</w:t>
      </w:r>
      <w:r>
        <w:rPr>
          <w:spacing w:val="40"/>
        </w:rPr>
        <w:t xml:space="preserve"> </w:t>
      </w:r>
      <w:r>
        <w:t>the</w:t>
      </w:r>
      <w:r>
        <w:rPr>
          <w:spacing w:val="8"/>
        </w:rPr>
        <w:t xml:space="preserve"> </w:t>
      </w:r>
      <w:r>
        <w:t>Cross</w:t>
      </w:r>
      <w:r>
        <w:rPr>
          <w:spacing w:val="23"/>
        </w:rPr>
        <w:t xml:space="preserve"> </w:t>
      </w:r>
      <w:r>
        <w:t>Section</w:t>
      </w:r>
      <w:r>
        <w:rPr>
          <w:spacing w:val="17"/>
        </w:rPr>
        <w:t xml:space="preserve"> </w:t>
      </w:r>
      <w:r>
        <w:rPr>
          <w:spacing w:val="-5"/>
        </w:rPr>
        <w:t>PDF</w:t>
      </w:r>
      <w:bookmarkEnd w:id="364"/>
    </w:p>
    <w:p w14:paraId="599745AE" w14:textId="77777777" w:rsidR="008D5377" w:rsidRDefault="008D5377" w:rsidP="008D5377">
      <w:pPr>
        <w:pStyle w:val="BodyText"/>
        <w:spacing w:before="27"/>
        <w:ind w:left="120"/>
      </w:pPr>
      <w:r>
        <w:t>All</w:t>
      </w:r>
      <w:r>
        <w:rPr>
          <w:spacing w:val="-13"/>
        </w:rPr>
        <w:t xml:space="preserve"> </w:t>
      </w:r>
      <w:r>
        <w:t>cross</w:t>
      </w:r>
      <w:r>
        <w:rPr>
          <w:spacing w:val="-11"/>
        </w:rPr>
        <w:t xml:space="preserve"> </w:t>
      </w:r>
      <w:r>
        <w:t>sections</w:t>
      </w:r>
      <w:r>
        <w:rPr>
          <w:spacing w:val="-7"/>
        </w:rPr>
        <w:t xml:space="preserve"> </w:t>
      </w:r>
      <w:r>
        <w:t>should</w:t>
      </w:r>
      <w:r>
        <w:rPr>
          <w:spacing w:val="-5"/>
        </w:rPr>
        <w:t xml:space="preserve"> </w:t>
      </w:r>
      <w:r>
        <w:rPr>
          <w:spacing w:val="-2"/>
        </w:rPr>
        <w:t>include:</w:t>
      </w:r>
    </w:p>
    <w:p w14:paraId="1B590732" w14:textId="77777777" w:rsidR="008D5377" w:rsidRDefault="008D5377" w:rsidP="002B49FE">
      <w:pPr>
        <w:pStyle w:val="ListParagraph"/>
        <w:widowControl w:val="0"/>
        <w:numPr>
          <w:ilvl w:val="1"/>
          <w:numId w:val="18"/>
        </w:numPr>
        <w:tabs>
          <w:tab w:val="left" w:pos="840"/>
          <w:tab w:val="left" w:pos="841"/>
        </w:tabs>
        <w:autoSpaceDE w:val="0"/>
        <w:autoSpaceDN w:val="0"/>
        <w:spacing w:before="168" w:after="0" w:line="240" w:lineRule="auto"/>
        <w:ind w:left="840"/>
        <w:contextualSpacing w:val="0"/>
      </w:pPr>
      <w:r>
        <w:rPr>
          <w:spacing w:val="-2"/>
        </w:rPr>
        <w:t>Title</w:t>
      </w:r>
    </w:p>
    <w:p w14:paraId="4175BA9E" w14:textId="77777777" w:rsidR="008D5377" w:rsidRDefault="008D5377" w:rsidP="002B49FE">
      <w:pPr>
        <w:pStyle w:val="ListParagraph"/>
        <w:widowControl w:val="0"/>
        <w:numPr>
          <w:ilvl w:val="1"/>
          <w:numId w:val="18"/>
        </w:numPr>
        <w:tabs>
          <w:tab w:val="left" w:pos="840"/>
          <w:tab w:val="left" w:pos="841"/>
        </w:tabs>
        <w:autoSpaceDE w:val="0"/>
        <w:autoSpaceDN w:val="0"/>
        <w:spacing w:before="24" w:after="0" w:line="240" w:lineRule="auto"/>
        <w:ind w:left="840"/>
        <w:contextualSpacing w:val="0"/>
      </w:pPr>
      <w:r>
        <w:rPr>
          <w:spacing w:val="-2"/>
        </w:rPr>
        <w:t>Legend</w:t>
      </w:r>
    </w:p>
    <w:p w14:paraId="5C8514BE" w14:textId="77777777" w:rsidR="008D5377" w:rsidRDefault="008D5377" w:rsidP="002B49FE">
      <w:pPr>
        <w:pStyle w:val="ListParagraph"/>
        <w:widowControl w:val="0"/>
        <w:numPr>
          <w:ilvl w:val="1"/>
          <w:numId w:val="18"/>
        </w:numPr>
        <w:tabs>
          <w:tab w:val="left" w:pos="840"/>
          <w:tab w:val="left" w:pos="841"/>
        </w:tabs>
        <w:autoSpaceDE w:val="0"/>
        <w:autoSpaceDN w:val="0"/>
        <w:spacing w:before="23" w:after="0" w:line="240" w:lineRule="auto"/>
        <w:ind w:left="840"/>
        <w:contextualSpacing w:val="0"/>
      </w:pPr>
      <w:r>
        <w:t>X</w:t>
      </w:r>
      <w:r>
        <w:rPr>
          <w:spacing w:val="-5"/>
        </w:rPr>
        <w:t xml:space="preserve"> </w:t>
      </w:r>
      <w:r>
        <w:t>and</w:t>
      </w:r>
      <w:r>
        <w:rPr>
          <w:spacing w:val="-5"/>
        </w:rPr>
        <w:t xml:space="preserve"> </w:t>
      </w:r>
      <w:r>
        <w:t>Y</w:t>
      </w:r>
      <w:r>
        <w:rPr>
          <w:spacing w:val="4"/>
        </w:rPr>
        <w:t xml:space="preserve"> </w:t>
      </w:r>
      <w:r>
        <w:t>axes</w:t>
      </w:r>
      <w:r>
        <w:rPr>
          <w:spacing w:val="-8"/>
        </w:rPr>
        <w:t xml:space="preserve"> </w:t>
      </w:r>
      <w:r>
        <w:t>with</w:t>
      </w:r>
      <w:r>
        <w:rPr>
          <w:spacing w:val="-5"/>
        </w:rPr>
        <w:t xml:space="preserve"> </w:t>
      </w:r>
      <w:r>
        <w:rPr>
          <w:spacing w:val="-2"/>
        </w:rPr>
        <w:t>labels</w:t>
      </w:r>
    </w:p>
    <w:p w14:paraId="78799297" w14:textId="77777777" w:rsidR="008D5377" w:rsidRDefault="008D5377" w:rsidP="002B49FE">
      <w:pPr>
        <w:pStyle w:val="ListParagraph"/>
        <w:widowControl w:val="0"/>
        <w:numPr>
          <w:ilvl w:val="1"/>
          <w:numId w:val="18"/>
        </w:numPr>
        <w:tabs>
          <w:tab w:val="left" w:pos="840"/>
          <w:tab w:val="left" w:pos="841"/>
        </w:tabs>
        <w:autoSpaceDE w:val="0"/>
        <w:autoSpaceDN w:val="0"/>
        <w:spacing w:before="24" w:after="0" w:line="240" w:lineRule="auto"/>
        <w:ind w:left="840"/>
        <w:contextualSpacing w:val="0"/>
      </w:pPr>
      <w:r>
        <w:t>Vertical</w:t>
      </w:r>
      <w:r>
        <w:rPr>
          <w:spacing w:val="-10"/>
        </w:rPr>
        <w:t xml:space="preserve"> </w:t>
      </w:r>
      <w:r>
        <w:rPr>
          <w:spacing w:val="-2"/>
        </w:rPr>
        <w:t>Exaggeration</w:t>
      </w:r>
    </w:p>
    <w:p w14:paraId="6AF99554" w14:textId="77777777" w:rsidR="008D5377" w:rsidRDefault="008D5377" w:rsidP="002B49FE">
      <w:pPr>
        <w:pStyle w:val="ListParagraph"/>
        <w:widowControl w:val="0"/>
        <w:numPr>
          <w:ilvl w:val="1"/>
          <w:numId w:val="18"/>
        </w:numPr>
        <w:tabs>
          <w:tab w:val="left" w:pos="840"/>
          <w:tab w:val="left" w:pos="842"/>
        </w:tabs>
        <w:autoSpaceDE w:val="0"/>
        <w:autoSpaceDN w:val="0"/>
        <w:spacing w:before="24" w:after="0" w:line="240" w:lineRule="auto"/>
        <w:ind w:left="841" w:hanging="354"/>
        <w:contextualSpacing w:val="0"/>
      </w:pPr>
      <w:r>
        <w:t>Creator</w:t>
      </w:r>
      <w:r>
        <w:rPr>
          <w:spacing w:val="-10"/>
        </w:rPr>
        <w:t xml:space="preserve"> </w:t>
      </w:r>
      <w:r>
        <w:t>and Date</w:t>
      </w:r>
      <w:r>
        <w:rPr>
          <w:spacing w:val="-12"/>
        </w:rPr>
        <w:t xml:space="preserve"> </w:t>
      </w:r>
      <w:r>
        <w:rPr>
          <w:spacing w:val="-2"/>
        </w:rPr>
        <w:t>Created</w:t>
      </w:r>
    </w:p>
    <w:p w14:paraId="03E295B4" w14:textId="77777777" w:rsidR="008D5377" w:rsidRDefault="008D5377" w:rsidP="002B49FE">
      <w:pPr>
        <w:pStyle w:val="ListParagraph"/>
        <w:widowControl w:val="0"/>
        <w:numPr>
          <w:ilvl w:val="1"/>
          <w:numId w:val="18"/>
        </w:numPr>
        <w:tabs>
          <w:tab w:val="left" w:pos="840"/>
          <w:tab w:val="left" w:pos="842"/>
        </w:tabs>
        <w:autoSpaceDE w:val="0"/>
        <w:autoSpaceDN w:val="0"/>
        <w:spacing w:before="8" w:after="0" w:line="240" w:lineRule="auto"/>
        <w:ind w:left="841" w:hanging="354"/>
        <w:contextualSpacing w:val="0"/>
      </w:pPr>
      <w:r>
        <w:t>Map</w:t>
      </w:r>
      <w:r>
        <w:rPr>
          <w:spacing w:val="-11"/>
        </w:rPr>
        <w:t xml:space="preserve"> </w:t>
      </w:r>
      <w:r>
        <w:t>inset</w:t>
      </w:r>
      <w:r>
        <w:rPr>
          <w:spacing w:val="-1"/>
        </w:rPr>
        <w:t xml:space="preserve"> </w:t>
      </w:r>
      <w:r>
        <w:t>(or</w:t>
      </w:r>
      <w:r>
        <w:rPr>
          <w:spacing w:val="-4"/>
        </w:rPr>
        <w:t xml:space="preserve"> </w:t>
      </w:r>
      <w:r>
        <w:t>associated</w:t>
      </w:r>
      <w:r>
        <w:rPr>
          <w:spacing w:val="-11"/>
        </w:rPr>
        <w:t xml:space="preserve"> </w:t>
      </w:r>
      <w:r>
        <w:t>map</w:t>
      </w:r>
      <w:r>
        <w:rPr>
          <w:spacing w:val="-11"/>
        </w:rPr>
        <w:t xml:space="preserve"> </w:t>
      </w:r>
      <w:r>
        <w:t>view</w:t>
      </w:r>
      <w:r>
        <w:rPr>
          <w:spacing w:val="-5"/>
        </w:rPr>
        <w:t xml:space="preserve"> </w:t>
      </w:r>
      <w:r>
        <w:rPr>
          <w:spacing w:val="-4"/>
        </w:rPr>
        <w:t>PDF)</w:t>
      </w:r>
    </w:p>
    <w:p w14:paraId="2695DA4E" w14:textId="77777777" w:rsidR="008D5377" w:rsidRDefault="008D5377" w:rsidP="002B49FE">
      <w:pPr>
        <w:pStyle w:val="ListParagraph"/>
        <w:widowControl w:val="0"/>
        <w:numPr>
          <w:ilvl w:val="2"/>
          <w:numId w:val="18"/>
        </w:numPr>
        <w:tabs>
          <w:tab w:val="left" w:pos="1561"/>
        </w:tabs>
        <w:autoSpaceDE w:val="0"/>
        <w:autoSpaceDN w:val="0"/>
        <w:spacing w:before="35" w:after="0" w:line="240" w:lineRule="auto"/>
        <w:contextualSpacing w:val="0"/>
      </w:pPr>
      <w:r>
        <w:t>Scale</w:t>
      </w:r>
      <w:r>
        <w:rPr>
          <w:spacing w:val="-3"/>
        </w:rPr>
        <w:t xml:space="preserve"> </w:t>
      </w:r>
      <w:r>
        <w:t>bar</w:t>
      </w:r>
      <w:r>
        <w:rPr>
          <w:spacing w:val="-1"/>
        </w:rPr>
        <w:t xml:space="preserve"> </w:t>
      </w:r>
      <w:r>
        <w:t>and</w:t>
      </w:r>
      <w:r>
        <w:rPr>
          <w:spacing w:val="-8"/>
        </w:rPr>
        <w:t xml:space="preserve"> </w:t>
      </w:r>
      <w:r>
        <w:t>north</w:t>
      </w:r>
      <w:r>
        <w:rPr>
          <w:spacing w:val="-9"/>
        </w:rPr>
        <w:t xml:space="preserve"> </w:t>
      </w:r>
      <w:r>
        <w:rPr>
          <w:spacing w:val="-4"/>
        </w:rPr>
        <w:t>arrow</w:t>
      </w:r>
    </w:p>
    <w:p w14:paraId="5DE4B9DA" w14:textId="77777777" w:rsidR="008D5377" w:rsidRDefault="008D5377" w:rsidP="000F14F0">
      <w:pPr>
        <w:pStyle w:val="Heading4"/>
      </w:pPr>
      <w:bookmarkStart w:id="365" w:name="Accessibility"/>
      <w:bookmarkEnd w:id="365"/>
      <w:r>
        <w:lastRenderedPageBreak/>
        <w:t>Accessibility</w:t>
      </w:r>
    </w:p>
    <w:p w14:paraId="5965B298" w14:textId="71273E67" w:rsidR="00A205F9" w:rsidRDefault="008D5377" w:rsidP="00333C6B">
      <w:pPr>
        <w:pStyle w:val="BodyText"/>
        <w:spacing w:before="43"/>
        <w:ind w:left="120"/>
      </w:pPr>
      <w:r>
        <w:t>Due</w:t>
      </w:r>
      <w:r>
        <w:rPr>
          <w:spacing w:val="-5"/>
        </w:rPr>
        <w:t xml:space="preserve"> </w:t>
      </w:r>
      <w:r>
        <w:t>to</w:t>
      </w:r>
      <w:r>
        <w:rPr>
          <w:spacing w:val="-10"/>
        </w:rPr>
        <w:t xml:space="preserve"> </w:t>
      </w:r>
      <w:r>
        <w:t>the</w:t>
      </w:r>
      <w:r>
        <w:rPr>
          <w:spacing w:val="-18"/>
        </w:rPr>
        <w:t xml:space="preserve"> </w:t>
      </w:r>
      <w:r>
        <w:t>large</w:t>
      </w:r>
      <w:r>
        <w:rPr>
          <w:spacing w:val="-18"/>
        </w:rPr>
        <w:t xml:space="preserve"> </w:t>
      </w:r>
      <w:r>
        <w:t>amount</w:t>
      </w:r>
      <w:r>
        <w:rPr>
          <w:spacing w:val="2"/>
        </w:rPr>
        <w:t xml:space="preserve"> </w:t>
      </w:r>
      <w:r>
        <w:t>of</w:t>
      </w:r>
      <w:r>
        <w:rPr>
          <w:spacing w:val="7"/>
        </w:rPr>
        <w:t xml:space="preserve"> </w:t>
      </w:r>
      <w:r>
        <w:t>effort</w:t>
      </w:r>
      <w:r>
        <w:rPr>
          <w:spacing w:val="2"/>
        </w:rPr>
        <w:t xml:space="preserve"> </w:t>
      </w:r>
      <w:r>
        <w:t>associated</w:t>
      </w:r>
      <w:r>
        <w:rPr>
          <w:spacing w:val="-9"/>
        </w:rPr>
        <w:t xml:space="preserve"> </w:t>
      </w:r>
      <w:r>
        <w:rPr>
          <w:spacing w:val="-4"/>
        </w:rPr>
        <w:t>with</w:t>
      </w:r>
      <w:r w:rsidR="00333C6B">
        <w:t xml:space="preserve"> </w:t>
      </w:r>
      <w:r>
        <w:t>making exported</w:t>
      </w:r>
      <w:r>
        <w:rPr>
          <w:spacing w:val="-10"/>
        </w:rPr>
        <w:t xml:space="preserve"> </w:t>
      </w:r>
      <w:r>
        <w:t>pdfs of</w:t>
      </w:r>
      <w:r>
        <w:rPr>
          <w:spacing w:val="-9"/>
        </w:rPr>
        <w:t xml:space="preserve"> </w:t>
      </w:r>
      <w:r>
        <w:t>the</w:t>
      </w:r>
      <w:r>
        <w:rPr>
          <w:spacing w:val="-4"/>
        </w:rPr>
        <w:t xml:space="preserve"> </w:t>
      </w:r>
      <w:r>
        <w:t>cross sections and</w:t>
      </w:r>
      <w:r>
        <w:rPr>
          <w:spacing w:val="-10"/>
        </w:rPr>
        <w:t xml:space="preserve"> </w:t>
      </w:r>
      <w:r>
        <w:t>maps</w:t>
      </w:r>
      <w:r>
        <w:rPr>
          <w:spacing w:val="-12"/>
        </w:rPr>
        <w:t xml:space="preserve"> </w:t>
      </w:r>
      <w:r>
        <w:t>accessible, it is</w:t>
      </w:r>
      <w:r>
        <w:rPr>
          <w:spacing w:val="-12"/>
        </w:rPr>
        <w:t xml:space="preserve"> </w:t>
      </w:r>
      <w:r>
        <w:t>recommended</w:t>
      </w:r>
      <w:r>
        <w:rPr>
          <w:spacing w:val="-10"/>
        </w:rPr>
        <w:t xml:space="preserve"> </w:t>
      </w:r>
      <w:r>
        <w:t>that</w:t>
      </w:r>
      <w:r>
        <w:rPr>
          <w:spacing w:val="-13"/>
        </w:rPr>
        <w:t xml:space="preserve"> </w:t>
      </w:r>
      <w:r>
        <w:t>these</w:t>
      </w:r>
      <w:r>
        <w:rPr>
          <w:spacing w:val="-4"/>
        </w:rPr>
        <w:t xml:space="preserve"> </w:t>
      </w:r>
      <w:r>
        <w:t>visuals</w:t>
      </w:r>
      <w:r>
        <w:rPr>
          <w:spacing w:val="19"/>
        </w:rPr>
        <w:t xml:space="preserve"> </w:t>
      </w:r>
      <w:r>
        <w:t>be exported</w:t>
      </w:r>
      <w:r>
        <w:rPr>
          <w:spacing w:val="-1"/>
        </w:rPr>
        <w:t xml:space="preserve"> </w:t>
      </w:r>
      <w:r>
        <w:t>as</w:t>
      </w:r>
      <w:r>
        <w:rPr>
          <w:spacing w:val="-3"/>
        </w:rPr>
        <w:t xml:space="preserve"> </w:t>
      </w:r>
      <w:r>
        <w:t>JPGs from ArcMap.</w:t>
      </w:r>
      <w:r>
        <w:rPr>
          <w:spacing w:val="-4"/>
        </w:rPr>
        <w:t xml:space="preserve"> </w:t>
      </w:r>
      <w:r>
        <w:t>These JPGs</w:t>
      </w:r>
      <w:r>
        <w:rPr>
          <w:spacing w:val="-3"/>
        </w:rPr>
        <w:t xml:space="preserve"> </w:t>
      </w:r>
      <w:r>
        <w:t>can</w:t>
      </w:r>
      <w:r>
        <w:rPr>
          <w:spacing w:val="-1"/>
        </w:rPr>
        <w:t xml:space="preserve"> </w:t>
      </w:r>
      <w:r>
        <w:t>be added</w:t>
      </w:r>
      <w:r>
        <w:rPr>
          <w:spacing w:val="-1"/>
        </w:rPr>
        <w:t xml:space="preserve"> </w:t>
      </w:r>
      <w:r>
        <w:t>as images</w:t>
      </w:r>
      <w:r>
        <w:rPr>
          <w:spacing w:val="-22"/>
        </w:rPr>
        <w:t xml:space="preserve"> </w:t>
      </w:r>
      <w:r>
        <w:t>to</w:t>
      </w:r>
      <w:r>
        <w:rPr>
          <w:spacing w:val="-1"/>
        </w:rPr>
        <w:t xml:space="preserve"> </w:t>
      </w:r>
      <w:r>
        <w:t>Word documents. Adding Alt Txt to these images</w:t>
      </w:r>
      <w:r>
        <w:rPr>
          <w:spacing w:val="-8"/>
        </w:rPr>
        <w:t xml:space="preserve"> </w:t>
      </w:r>
      <w:r>
        <w:t>makes them accessible.</w:t>
      </w:r>
    </w:p>
    <w:p w14:paraId="278A304F" w14:textId="5B1E14AC" w:rsidR="008C2156" w:rsidRDefault="008C2156" w:rsidP="0035240A">
      <w:pPr>
        <w:spacing w:before="120" w:after="0"/>
        <w:rPr>
          <w:ins w:id="366" w:author="Farmer, John (DNR) [2]" w:date="2024-07-18T16:23:00Z"/>
          <w:rFonts w:eastAsia="Calibri" w:cs="Calibri"/>
          <w:lang w:bidi="ar-SA"/>
        </w:rPr>
      </w:pPr>
    </w:p>
    <w:p w14:paraId="31DED0C5" w14:textId="1DEC63F4" w:rsidR="003702FC" w:rsidRDefault="000D5E9D" w:rsidP="0035240A">
      <w:pPr>
        <w:spacing w:before="120" w:after="0"/>
        <w:rPr>
          <w:ins w:id="367" w:author="Farmer, John (DNR) [2]" w:date="2024-07-18T16:24:00Z"/>
          <w:rFonts w:eastAsia="Calibri" w:cs="Calibri"/>
          <w:lang w:bidi="ar-SA"/>
        </w:rPr>
      </w:pPr>
      <w:ins w:id="368" w:author="Farmer, John (DNR) [2]" w:date="2024-07-22T09:42:00Z">
        <w:r>
          <w:rPr>
            <w:rFonts w:eastAsia="Calibri" w:cs="Calibri"/>
            <w:lang w:bidi="ar-SA"/>
          </w:rPr>
          <w:t xml:space="preserve">If using NAIP </w:t>
        </w:r>
      </w:ins>
      <w:ins w:id="369" w:author="Farmer, John (DNR) [2]" w:date="2024-07-22T09:43:00Z">
        <w:r>
          <w:rPr>
            <w:rFonts w:eastAsia="Calibri" w:cs="Calibri"/>
            <w:lang w:bidi="ar-SA"/>
          </w:rPr>
          <w:t>Imagery</w:t>
        </w:r>
        <w:r w:rsidR="00A36657">
          <w:rPr>
            <w:rFonts w:eastAsia="Calibri" w:cs="Calibri"/>
            <w:lang w:bidi="ar-SA"/>
          </w:rPr>
          <w:t xml:space="preserve">, </w:t>
        </w:r>
      </w:ins>
      <w:ins w:id="370" w:author="Farmer, John (DNR) [2]" w:date="2024-07-18T16:36:00Z">
        <w:r w:rsidR="00E72692">
          <w:rPr>
            <w:rFonts w:eastAsia="Calibri" w:cs="Calibri"/>
            <w:lang w:bidi="ar-SA"/>
          </w:rPr>
          <w:t xml:space="preserve">Editing </w:t>
        </w:r>
      </w:ins>
      <w:ins w:id="371" w:author="Farmer, John (DNR) [2]" w:date="2024-07-18T16:34:00Z">
        <w:r w:rsidR="00231C50">
          <w:rPr>
            <w:rFonts w:eastAsia="Calibri" w:cs="Calibri"/>
            <w:lang w:bidi="ar-SA"/>
          </w:rPr>
          <w:t xml:space="preserve">NAIP Imagery </w:t>
        </w:r>
      </w:ins>
      <w:ins w:id="372" w:author="Farmer, John (DNR) [2]" w:date="2024-07-18T16:23:00Z">
        <w:r w:rsidR="00135B7E">
          <w:rPr>
            <w:rFonts w:eastAsia="Calibri" w:cs="Calibri"/>
            <w:lang w:bidi="ar-SA"/>
          </w:rPr>
          <w:t>“MN DNR” text in Map</w:t>
        </w:r>
      </w:ins>
      <w:ins w:id="373" w:author="Farmer, John (DNR) [2]" w:date="2024-07-18T16:24:00Z">
        <w:r w:rsidR="00135B7E">
          <w:rPr>
            <w:rFonts w:eastAsia="Calibri" w:cs="Calibri"/>
            <w:lang w:bidi="ar-SA"/>
          </w:rPr>
          <w:t xml:space="preserve"> Frame</w:t>
        </w:r>
      </w:ins>
    </w:p>
    <w:p w14:paraId="74CC3FEC" w14:textId="0392571F" w:rsidR="00135B7E" w:rsidRDefault="00AD0137" w:rsidP="008F0E45">
      <w:pPr>
        <w:numPr>
          <w:ilvl w:val="0"/>
          <w:numId w:val="25"/>
        </w:numPr>
        <w:spacing w:before="120" w:after="0"/>
        <w:rPr>
          <w:ins w:id="374" w:author="Farmer, John (DNR) [2]" w:date="2024-07-18T16:25:00Z"/>
          <w:rFonts w:eastAsia="Calibri" w:cs="Calibri"/>
          <w:lang w:bidi="ar-SA"/>
        </w:rPr>
      </w:pPr>
      <w:ins w:id="375" w:author="Farmer, John (DNR) [2]" w:date="2024-07-18T16:25:00Z">
        <w:r>
          <w:rPr>
            <w:rFonts w:eastAsia="Calibri" w:cs="Calibri"/>
            <w:lang w:bidi="ar-SA"/>
          </w:rPr>
          <w:t>Ribbon – Insert</w:t>
        </w:r>
      </w:ins>
    </w:p>
    <w:p w14:paraId="7F01640D" w14:textId="4608DDC2" w:rsidR="00AD0137" w:rsidRDefault="00AD0137" w:rsidP="00AD0137">
      <w:pPr>
        <w:numPr>
          <w:ilvl w:val="1"/>
          <w:numId w:val="25"/>
        </w:numPr>
        <w:spacing w:before="120" w:after="0"/>
        <w:rPr>
          <w:ins w:id="376" w:author="Farmer, John (DNR) [2]" w:date="2024-07-18T16:25:00Z"/>
          <w:rFonts w:eastAsia="Calibri" w:cs="Calibri"/>
          <w:lang w:bidi="ar-SA"/>
        </w:rPr>
      </w:pPr>
      <w:ins w:id="377" w:author="Farmer, John (DNR) [2]" w:date="2024-07-18T16:25:00Z">
        <w:r>
          <w:rPr>
            <w:rFonts w:eastAsia="Calibri" w:cs="Calibri"/>
            <w:lang w:bidi="ar-SA"/>
          </w:rPr>
          <w:t>Dynamic Text</w:t>
        </w:r>
      </w:ins>
    </w:p>
    <w:p w14:paraId="20512B71" w14:textId="789453FA" w:rsidR="00AD0137" w:rsidRDefault="00874115" w:rsidP="00AD0137">
      <w:pPr>
        <w:numPr>
          <w:ilvl w:val="2"/>
          <w:numId w:val="25"/>
        </w:numPr>
        <w:spacing w:before="120" w:after="0"/>
        <w:rPr>
          <w:ins w:id="378" w:author="Farmer, John (DNR) [2]" w:date="2024-07-18T16:25:00Z"/>
          <w:rFonts w:eastAsia="Calibri" w:cs="Calibri"/>
          <w:lang w:bidi="ar-SA"/>
        </w:rPr>
      </w:pPr>
      <w:ins w:id="379" w:author="Farmer, John (DNR) [2]" w:date="2024-07-18T16:25:00Z">
        <w:r>
          <w:rPr>
            <w:rFonts w:eastAsia="Calibri" w:cs="Calibri"/>
            <w:lang w:bidi="ar-SA"/>
          </w:rPr>
          <w:t>Layout subsection</w:t>
        </w:r>
      </w:ins>
    </w:p>
    <w:p w14:paraId="634C0D5C" w14:textId="4D7D6417" w:rsidR="00874115" w:rsidRDefault="00874115" w:rsidP="00874115">
      <w:pPr>
        <w:numPr>
          <w:ilvl w:val="3"/>
          <w:numId w:val="25"/>
        </w:numPr>
        <w:spacing w:before="120" w:after="0"/>
        <w:rPr>
          <w:ins w:id="380" w:author="Farmer, John (DNR) [2]" w:date="2024-07-18T16:32:00Z"/>
          <w:rFonts w:eastAsia="Calibri" w:cs="Calibri"/>
          <w:lang w:bidi="ar-SA"/>
        </w:rPr>
      </w:pPr>
      <w:ins w:id="381" w:author="Farmer, John (DNR) [2]" w:date="2024-07-18T16:25:00Z">
        <w:r>
          <w:rPr>
            <w:rFonts w:eastAsia="Calibri" w:cs="Calibri"/>
            <w:lang w:bidi="ar-SA"/>
          </w:rPr>
          <w:t xml:space="preserve">Select </w:t>
        </w:r>
      </w:ins>
      <w:ins w:id="382" w:author="Farmer, John (DNR) [2]" w:date="2024-07-18T16:26:00Z">
        <w:r>
          <w:rPr>
            <w:rFonts w:eastAsia="Calibri" w:cs="Calibri"/>
            <w:lang w:bidi="ar-SA"/>
          </w:rPr>
          <w:t>“Service Layer Credits”, it should read MN DNR beneath</w:t>
        </w:r>
        <w:r w:rsidR="0011581A">
          <w:rPr>
            <w:rFonts w:eastAsia="Calibri" w:cs="Calibri"/>
            <w:lang w:bidi="ar-SA"/>
          </w:rPr>
          <w:t xml:space="preserve"> it</w:t>
        </w:r>
      </w:ins>
    </w:p>
    <w:p w14:paraId="3ADB9DB3" w14:textId="1418F32A" w:rsidR="00EB61D4" w:rsidRDefault="00EB61D4" w:rsidP="00EB61D4">
      <w:pPr>
        <w:numPr>
          <w:ilvl w:val="4"/>
          <w:numId w:val="25"/>
        </w:numPr>
        <w:spacing w:before="120" w:after="0"/>
        <w:rPr>
          <w:ins w:id="383" w:author="Farmer, John (DNR) [2]" w:date="2024-07-18T16:34:00Z"/>
          <w:rFonts w:eastAsia="Calibri" w:cs="Calibri"/>
          <w:lang w:bidi="ar-SA"/>
        </w:rPr>
      </w:pPr>
      <w:ins w:id="384" w:author="Farmer, John (DNR) [2]" w:date="2024-07-18T16:32:00Z">
        <w:r>
          <w:rPr>
            <w:rFonts w:eastAsia="Calibri" w:cs="Calibri"/>
            <w:lang w:bidi="ar-SA"/>
          </w:rPr>
          <w:t xml:space="preserve">Click anywhere to place </w:t>
        </w:r>
        <w:r w:rsidR="005E21B0">
          <w:rPr>
            <w:rFonts w:eastAsia="Calibri" w:cs="Calibri"/>
            <w:lang w:bidi="ar-SA"/>
          </w:rPr>
          <w:t>the new Dynamic Text</w:t>
        </w:r>
      </w:ins>
    </w:p>
    <w:p w14:paraId="6F9DF70C" w14:textId="5A466353" w:rsidR="0032441C" w:rsidRDefault="00231C50">
      <w:pPr>
        <w:numPr>
          <w:ilvl w:val="5"/>
          <w:numId w:val="25"/>
        </w:numPr>
        <w:spacing w:before="120" w:after="0"/>
        <w:rPr>
          <w:ins w:id="385" w:author="Farmer, John (DNR) [2]" w:date="2024-07-18T16:33:00Z"/>
          <w:rFonts w:eastAsia="Calibri" w:cs="Calibri"/>
          <w:lang w:bidi="ar-SA"/>
        </w:rPr>
        <w:pPrChange w:id="386" w:author="Farmer, John (DNR) [2]" w:date="2024-07-18T16:34:00Z">
          <w:pPr>
            <w:numPr>
              <w:ilvl w:val="4"/>
              <w:numId w:val="25"/>
            </w:numPr>
            <w:spacing w:before="120" w:after="0"/>
            <w:ind w:left="3600" w:hanging="360"/>
          </w:pPr>
        </w:pPrChange>
      </w:pPr>
      <w:ins w:id="387" w:author="Farmer, John (DNR) [2]" w:date="2024-07-18T16:34:00Z">
        <w:r w:rsidRPr="02CA01FC">
          <w:rPr>
            <w:rFonts w:eastAsia="Calibri" w:cs="Calibri"/>
            <w:lang w:bidi="ar-SA"/>
          </w:rPr>
          <w:t>MN DNR text should disappear from bottom corner</w:t>
        </w:r>
      </w:ins>
    </w:p>
    <w:p w14:paraId="59084F16" w14:textId="01680E1F" w:rsidR="00593FB4" w:rsidRDefault="0032441C">
      <w:pPr>
        <w:numPr>
          <w:ilvl w:val="5"/>
          <w:numId w:val="25"/>
        </w:numPr>
        <w:spacing w:before="120" w:after="0"/>
        <w:rPr>
          <w:ins w:id="388" w:author="Farmer, John (DNR) [2]" w:date="2024-07-18T16:26:00Z"/>
          <w:rFonts w:eastAsia="Calibri" w:cs="Calibri"/>
          <w:lang w:bidi="ar-SA"/>
        </w:rPr>
        <w:pPrChange w:id="389" w:author="Farmer, John (DNR) [2]" w:date="2024-07-18T16:33:00Z">
          <w:pPr>
            <w:numPr>
              <w:ilvl w:val="3"/>
              <w:numId w:val="25"/>
            </w:numPr>
            <w:spacing w:before="120" w:after="0"/>
            <w:ind w:left="2880" w:hanging="360"/>
          </w:pPr>
        </w:pPrChange>
      </w:pPr>
      <w:ins w:id="390" w:author="Farmer, John (DNR) [2]" w:date="2024-07-18T16:34:00Z">
        <w:r>
          <w:rPr>
            <w:rFonts w:eastAsia="Calibri" w:cs="Calibri"/>
            <w:lang w:bidi="ar-SA"/>
          </w:rPr>
          <w:t>Service Layer Credits now</w:t>
        </w:r>
      </w:ins>
      <w:ins w:id="391" w:author="Farmer, John (DNR) [2]" w:date="2024-07-18T16:33:00Z">
        <w:r w:rsidR="00593FB4">
          <w:rPr>
            <w:rFonts w:eastAsia="Calibri" w:cs="Calibri"/>
            <w:lang w:bidi="ar-SA"/>
          </w:rPr>
          <w:t xml:space="preserve"> shows up as a text item in the contents pane, can be moved around, edited, </w:t>
        </w:r>
      </w:ins>
      <w:ins w:id="392" w:author="Farmer, John (DNR) [2]" w:date="2024-07-18T16:38:00Z">
        <w:r w:rsidR="00892BC2">
          <w:rPr>
            <w:rFonts w:eastAsia="Calibri" w:cs="Calibri"/>
            <w:lang w:bidi="ar-SA"/>
          </w:rPr>
          <w:t xml:space="preserve">turned on/off, </w:t>
        </w:r>
      </w:ins>
      <w:ins w:id="393" w:author="Farmer, John (DNR) [2]" w:date="2024-07-18T16:33:00Z">
        <w:r>
          <w:rPr>
            <w:rFonts w:eastAsia="Calibri" w:cs="Calibri"/>
            <w:lang w:bidi="ar-SA"/>
          </w:rPr>
          <w:t xml:space="preserve">etc.  </w:t>
        </w:r>
      </w:ins>
    </w:p>
    <w:p w14:paraId="7A5393C2" w14:textId="5B01A807" w:rsidR="00BD4129" w:rsidRPr="0035240A" w:rsidRDefault="00135976">
      <w:pPr>
        <w:numPr>
          <w:ilvl w:val="6"/>
          <w:numId w:val="25"/>
        </w:numPr>
        <w:spacing w:before="120" w:after="0"/>
        <w:rPr>
          <w:rFonts w:eastAsia="Calibri" w:cs="Calibri"/>
          <w:lang w:bidi="ar-SA"/>
        </w:rPr>
        <w:pPrChange w:id="394" w:author="Farmer, John (DNR) [2]" w:date="2024-07-18T16:35:00Z">
          <w:pPr>
            <w:spacing w:before="120" w:after="0"/>
          </w:pPr>
        </w:pPrChange>
      </w:pPr>
      <w:ins w:id="395" w:author="Farmer, John (DNR) [2]" w:date="2024-07-18T16:35:00Z">
        <w:r>
          <w:rPr>
            <w:rFonts w:eastAsia="Calibri" w:cs="Calibri"/>
            <w:lang w:bidi="ar-SA"/>
          </w:rPr>
          <w:t xml:space="preserve">If text deleted from Contents Pane, </w:t>
        </w:r>
      </w:ins>
      <w:ins w:id="396" w:author="Farmer, John (DNR) [2]" w:date="2024-07-18T16:38:00Z">
        <w:r w:rsidR="00DD091E">
          <w:rPr>
            <w:rFonts w:eastAsia="Calibri" w:cs="Calibri"/>
            <w:lang w:bidi="ar-SA"/>
          </w:rPr>
          <w:t xml:space="preserve">default </w:t>
        </w:r>
      </w:ins>
      <w:ins w:id="397" w:author="Farmer, John (DNR) [2]" w:date="2024-07-18T16:35:00Z">
        <w:r>
          <w:rPr>
            <w:rFonts w:eastAsia="Calibri" w:cs="Calibri"/>
            <w:lang w:bidi="ar-SA"/>
          </w:rPr>
          <w:t>MN DNR text will reappear in bottom corner.</w:t>
        </w:r>
      </w:ins>
    </w:p>
    <w:sectPr w:rsidR="00BD4129" w:rsidRPr="0035240A" w:rsidSect="00AF3185">
      <w:footerReference w:type="default" r:id="rId49"/>
      <w:footerReference w:type="first" r:id="rId50"/>
      <w:pgSz w:w="12240" w:h="15840" w:code="1"/>
      <w:pgMar w:top="1728" w:right="1080" w:bottom="1440" w:left="1080" w:header="0" w:footer="504" w:gutter="0"/>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orward, Kelsey (DNR)" w:date="2024-06-28T09:29:00Z" w:initials="F(">
    <w:p w14:paraId="7F56D8D2" w14:textId="1D60DC6C" w:rsidR="2BC7603B" w:rsidRDefault="2BC7603B">
      <w:pPr>
        <w:pStyle w:val="CommentText"/>
      </w:pPr>
      <w:r>
        <w:t>Will resolve TOC issues after final edits</w:t>
      </w:r>
      <w:r>
        <w:rPr>
          <w:rStyle w:val="CommentReference"/>
        </w:rPr>
        <w:annotationRef/>
      </w:r>
    </w:p>
  </w:comment>
  <w:comment w:id="128" w:author="Fielding, Ellen (DNR)" w:date="2024-07-23T10:58:00Z" w:initials="F(">
    <w:p w14:paraId="52884EE9" w14:textId="77777777" w:rsidR="00510796" w:rsidRDefault="00510796" w:rsidP="00510796">
      <w:pPr>
        <w:pStyle w:val="CommentText"/>
      </w:pPr>
      <w:r>
        <w:t>Seems like this note should be up above with the instructions for running tool 1. Maybe also make note that to avoid having combined profiles, create xsln_Mapview_"123" isolating the cross-section lines to get separate elevation profiles</w:t>
      </w:r>
      <w:r>
        <w:rPr>
          <w:rStyle w:val="CommentReference"/>
        </w:rPr>
        <w:annotationRef/>
      </w:r>
    </w:p>
  </w:comment>
  <w:comment w:id="129" w:author="Fielding, Ellen (DNR)" w:date="2024-07-23T10:59:00Z" w:initials="F(">
    <w:p w14:paraId="5248347C" w14:textId="77777777" w:rsidR="00510796" w:rsidRDefault="00510796" w:rsidP="00510796">
      <w:pPr>
        <w:pStyle w:val="CommentText"/>
      </w:pPr>
      <w:r>
        <w:t>Or if it's not a big deal to duplicate the output profiles and remove the one(s) you don't want make instructions for that process instead.</w:t>
      </w:r>
      <w:r>
        <w:rPr>
          <w:rStyle w:val="CommentReference"/>
        </w:rPr>
        <w:annotationRef/>
      </w:r>
    </w:p>
  </w:comment>
  <w:comment w:id="130" w:author="Farmer, John (DNR)" w:date="2024-09-24T15:23:00Z" w:initials="JF">
    <w:p w14:paraId="08143B65" w14:textId="77777777" w:rsidR="000D5262" w:rsidRDefault="000D5262" w:rsidP="000D5262">
      <w:pPr>
        <w:pStyle w:val="CommentText"/>
      </w:pPr>
      <w:r>
        <w:rPr>
          <w:rStyle w:val="CommentReference"/>
        </w:rPr>
        <w:annotationRef/>
      </w:r>
      <w:r>
        <w:t>Just a future idea, program it to by default produce all 3 exaggerations, with a box to enter a custom value if needed.  File name for the profiles already ends with the exaggeration value.  And then with a bit of trickery, do the same for the rest of the steps, produce by default the standard 3 exaggerations and offer the custom value box, with the values tacked onto the file name.  Would save entering that value a bunch of times and reduce the need to go back through the process for a different exaggeration.</w:t>
      </w:r>
    </w:p>
  </w:comment>
  <w:comment w:id="131" w:author="Forward, Kelsey (DNR) [2]" w:date="2024-11-01T17:00:00Z" w:initials="FK(">
    <w:p w14:paraId="1DD8F2CD" w14:textId="77777777" w:rsidR="00805489" w:rsidRDefault="003A28D4" w:rsidP="00805489">
      <w:pPr>
        <w:pStyle w:val="CommentText"/>
      </w:pPr>
      <w:r>
        <w:rPr>
          <w:rStyle w:val="CommentReference"/>
        </w:rPr>
        <w:annotationRef/>
      </w:r>
      <w:r w:rsidR="00805489">
        <w:t>I think this would really bog the tool down, and create a ton of unnecessary data. If this could be added, it would be critical that all unused data be deleted before saving gdb to the server</w:t>
      </w:r>
    </w:p>
  </w:comment>
  <w:comment w:id="133" w:author="Forward, Kelsey (DNR) [2]" w:date="2024-11-01T11:17:00Z" w:initials="KF">
    <w:p w14:paraId="4F16D43B" w14:textId="77777777" w:rsidR="008A6931" w:rsidRDefault="008A6931" w:rsidP="008A6931">
      <w:pPr>
        <w:pStyle w:val="CommentText"/>
      </w:pPr>
      <w:r>
        <w:rPr>
          <w:rStyle w:val="CommentReference"/>
        </w:rPr>
        <w:annotationRef/>
      </w:r>
      <w:r>
        <w:t xml:space="preserve">VB: For the majority of the output would it be possible to add a data_source field that would be populated with verified if it is sourced from verified CWI and unverified for unverified CWI. This would be very helpful if unverified data were loaded into the same file and could easily join together and its original source could be identified. </w:t>
      </w:r>
    </w:p>
  </w:comment>
  <w:comment w:id="135" w:author="Forward, Kelsey (DNR) [2]" w:date="2024-11-01T11:24:00Z" w:initials="KF">
    <w:p w14:paraId="550A332C" w14:textId="77777777" w:rsidR="0040778B" w:rsidRDefault="0040778B" w:rsidP="0040778B">
      <w:pPr>
        <w:pStyle w:val="CommentText"/>
      </w:pPr>
      <w:r>
        <w:rPr>
          <w:rStyle w:val="CommentReference"/>
        </w:rPr>
        <w:annotationRef/>
      </w:r>
      <w:r>
        <w:t xml:space="preserve">VB: I would put a clearer link here to these instructions because it is quite a few pages down to get to these steps. </w:t>
      </w:r>
    </w:p>
  </w:comment>
  <w:comment w:id="137" w:author="Forward, Kelsey (DNR) [2]" w:date="2024-11-01T11:25:00Z" w:initials="KF">
    <w:p w14:paraId="0F2B148C" w14:textId="77777777" w:rsidR="0040778B" w:rsidRDefault="0040778B" w:rsidP="0040778B">
      <w:pPr>
        <w:pStyle w:val="CommentText"/>
      </w:pPr>
      <w:r>
        <w:rPr>
          <w:rStyle w:val="CommentReference"/>
        </w:rPr>
        <w:annotationRef/>
      </w:r>
      <w:r>
        <w:t>NB: CGA- we don’t really need strat or dpl tables. Make them optional?</w:t>
      </w:r>
    </w:p>
  </w:comment>
  <w:comment w:id="138" w:author="Forward, Kelsey (DNR) [2]" w:date="2024-11-06T10:50:00Z" w:initials="FK(">
    <w:p w14:paraId="23680D0B" w14:textId="77777777" w:rsidR="0076054A" w:rsidRDefault="0076054A" w:rsidP="0076054A">
      <w:pPr>
        <w:pStyle w:val="CommentText"/>
      </w:pPr>
      <w:r>
        <w:rPr>
          <w:rStyle w:val="CommentReference"/>
        </w:rPr>
        <w:annotationRef/>
      </w:r>
      <w:r>
        <w:t>yes</w:t>
      </w:r>
    </w:p>
  </w:comment>
  <w:comment w:id="144" w:author="Farmer, John (DNR) [2]" w:date="2024-07-10T11:20:00Z" w:initials="FJ(">
    <w:p w14:paraId="46CE5F23" w14:textId="77777777" w:rsidR="0087767E" w:rsidRDefault="0087767E">
      <w:pPr>
        <w:pStyle w:val="CommentText"/>
      </w:pPr>
      <w:r>
        <w:rPr>
          <w:rStyle w:val="CommentReference"/>
        </w:rPr>
        <w:annotationRef/>
      </w:r>
      <w:r>
        <w:t>Gdb in catalog needs to be refreshed to show cleaned data from step 3, else the clean options do not show up in step 4 tool.</w:t>
      </w:r>
    </w:p>
  </w:comment>
  <w:comment w:id="145" w:author="Farmer, John (DNR) [2]" w:date="2024-07-10T11:25:00Z" w:initials="FJ(">
    <w:p w14:paraId="1581D11D" w14:textId="77777777" w:rsidR="00D70CB8" w:rsidRDefault="00D70CB8">
      <w:pPr>
        <w:pStyle w:val="CommentText"/>
      </w:pPr>
      <w:r>
        <w:rPr>
          <w:rStyle w:val="CommentReference"/>
        </w:rPr>
        <w:annotationRef/>
      </w:r>
      <w:r>
        <w:t xml:space="preserve">There might be a function for this happen within the tool automatically in the future, </w:t>
      </w:r>
      <w:hyperlink r:id="rId1" w:history="1">
        <w:r w:rsidRPr="0030094C">
          <w:rPr>
            <w:rStyle w:val="Hyperlink"/>
          </w:rPr>
          <w:t>https://community.esri.com/t5/arcgis-pro-ideas/arcpy-refreshcatalog-function-for-arcgis-pro/idi-p/1320558</w:t>
        </w:r>
      </w:hyperlink>
    </w:p>
  </w:comment>
  <w:comment w:id="146" w:author="Forward, Kelsey (DNR)" w:date="2024-07-24T11:27:00Z" w:initials="F(">
    <w:p w14:paraId="1719DC01" w14:textId="4E2A91B1" w:rsidR="0ACA0E37" w:rsidRDefault="0ACA0E37">
      <w:pPr>
        <w:pStyle w:val="CommentText"/>
      </w:pPr>
      <w:r>
        <w:t>Yes, this is irritating. I added a note in the "Using the Toolbox"section to manually refresh and add files.</w:t>
      </w:r>
      <w:r>
        <w:rPr>
          <w:rStyle w:val="CommentReference"/>
        </w:rPr>
        <w:annotationRef/>
      </w:r>
    </w:p>
  </w:comment>
  <w:comment w:id="147" w:author="Forward, Kelsey (DNR) [2]" w:date="2024-11-01T11:27:00Z" w:initials="KF">
    <w:p w14:paraId="336BD202" w14:textId="77777777" w:rsidR="00964CD1" w:rsidRDefault="00964CD1" w:rsidP="00964CD1">
      <w:pPr>
        <w:pStyle w:val="CommentText"/>
      </w:pPr>
      <w:r>
        <w:rPr>
          <w:rStyle w:val="CommentReference"/>
        </w:rPr>
        <w:annotationRef/>
      </w:r>
      <w:r>
        <w:t>NB: This works for CGA needs. Can definition query to a cross section</w:t>
      </w:r>
    </w:p>
  </w:comment>
  <w:comment w:id="148" w:author="Forward, Kelsey (DNR) [2]" w:date="2024-11-01T11:28:00Z" w:initials="KF">
    <w:p w14:paraId="0C0969A3" w14:textId="77777777" w:rsidR="00964CD1" w:rsidRDefault="00964CD1" w:rsidP="00964CD1">
      <w:pPr>
        <w:pStyle w:val="CommentText"/>
      </w:pPr>
      <w:r>
        <w:rPr>
          <w:rStyle w:val="CommentReference"/>
        </w:rPr>
        <w:annotationRef/>
      </w:r>
      <w:r>
        <w:t>VB:I would input the units of the buffer field in the description in the tool so that it is clear that it is in meters</w:t>
      </w:r>
    </w:p>
  </w:comment>
  <w:comment w:id="164" w:author="Forward, Kelsey (DNR) [2]" w:date="2024-11-01T11:28:00Z" w:initials="KF">
    <w:p w14:paraId="7F96DF5D" w14:textId="77777777" w:rsidR="00250B3D" w:rsidRDefault="00964CD1" w:rsidP="00250B3D">
      <w:pPr>
        <w:pStyle w:val="CommentText"/>
      </w:pPr>
      <w:r>
        <w:rPr>
          <w:rStyle w:val="CommentReference"/>
        </w:rPr>
        <w:annotationRef/>
      </w:r>
      <w:r w:rsidR="00250B3D">
        <w:t>VB: There seem to be  a few fields in the output table that do not have data or may not be functional, consider removing some of the final fields to clean up.</w:t>
      </w:r>
    </w:p>
  </w:comment>
  <w:comment w:id="166" w:author="Forward, Kelsey (DNR) [2]" w:date="2024-11-01T11:29:00Z" w:initials="KF">
    <w:p w14:paraId="1FF1760C" w14:textId="17509C22" w:rsidR="00964CD1" w:rsidRDefault="00964CD1" w:rsidP="00964CD1">
      <w:pPr>
        <w:pStyle w:val="CommentText"/>
      </w:pPr>
      <w:r>
        <w:rPr>
          <w:rStyle w:val="CommentReference"/>
        </w:rPr>
        <w:annotationRef/>
      </w:r>
      <w:r>
        <w:t xml:space="preserve">For consistency possibly adjust the tool parameters to be consistent between the construction and lithology tools when they are representing the same things. </w:t>
      </w:r>
    </w:p>
  </w:comment>
  <w:comment w:id="167" w:author="Forward, Kelsey (DNR) [2]" w:date="2024-11-01T11:30:00Z" w:initials="KF">
    <w:p w14:paraId="1523FF87" w14:textId="77777777" w:rsidR="00964CD1" w:rsidRDefault="00964CD1" w:rsidP="00964CD1">
      <w:pPr>
        <w:pStyle w:val="CommentText"/>
      </w:pPr>
      <w:r>
        <w:rPr>
          <w:rStyle w:val="CommentReference"/>
        </w:rPr>
        <w:annotationRef/>
      </w:r>
      <w:r>
        <w:t xml:space="preserve">VB: Same comment about fields in the table as made for the lithology above. </w:t>
      </w:r>
    </w:p>
  </w:comment>
  <w:comment w:id="168" w:author="Johnson, Holly JE (DNR)" w:date="2024-10-08T12:30:00Z" w:initials="HJ">
    <w:p w14:paraId="2AE6C435" w14:textId="77777777" w:rsidR="00964CD1" w:rsidRDefault="00964CD1" w:rsidP="00964CD1">
      <w:pPr>
        <w:pStyle w:val="CommentText"/>
      </w:pPr>
      <w:r>
        <w:rPr>
          <w:rStyle w:val="CommentReference"/>
        </w:rPr>
        <w:annotationRef/>
      </w:r>
      <w:r>
        <w:t>Attribute of “H” rather than “O”?</w:t>
      </w:r>
    </w:p>
  </w:comment>
  <w:comment w:id="173" w:author="Fielding, Ellen (DNR)" w:date="2024-07-24T07:41:00Z" w:initials="F(">
    <w:p w14:paraId="2ADABE11" w14:textId="3A0A6A54" w:rsidR="23477326" w:rsidRDefault="23477326">
      <w:pPr>
        <w:pStyle w:val="CommentText"/>
      </w:pPr>
      <w:r>
        <w:t>If the instructions for Unverified wells are the same as verified wells, this could be a good place to trim some fat.</w:t>
      </w:r>
      <w:r>
        <w:rPr>
          <w:rStyle w:val="CommentReference"/>
        </w:rPr>
        <w:annotationRef/>
      </w:r>
    </w:p>
  </w:comment>
  <w:comment w:id="174" w:author="Forward, Kelsey (DNR)" w:date="2024-07-24T11:29:00Z" w:initials="F(">
    <w:p w14:paraId="722489B6" w14:textId="6DF07DAE" w:rsidR="301CCD62" w:rsidRDefault="301CCD62">
      <w:pPr>
        <w:pStyle w:val="CommentText"/>
      </w:pPr>
      <w:r>
        <w:t>They differ slightly.</w:t>
      </w:r>
      <w:r>
        <w:rPr>
          <w:rStyle w:val="CommentReference"/>
        </w:rPr>
        <w:annotationRef/>
      </w:r>
    </w:p>
  </w:comment>
  <w:comment w:id="176" w:author="Forward, Kelsey (DNR) [2]" w:date="2024-11-01T11:31:00Z" w:initials="KF">
    <w:p w14:paraId="7D3553B9" w14:textId="77777777" w:rsidR="00964CD1" w:rsidRDefault="00964CD1" w:rsidP="00964CD1">
      <w:pPr>
        <w:pStyle w:val="CommentText"/>
      </w:pPr>
      <w:r>
        <w:rPr>
          <w:rStyle w:val="CommentReference"/>
        </w:rPr>
        <w:annotationRef/>
      </w:r>
      <w:r>
        <w:t xml:space="preserve">VB: I initially had a bunch of issues with my toolbox telling me that the script did not exist. In the end I had to reload the script into the toolbox from the scripts you had on the I: Drive, it might be useful to explain this in one of the troubleshooting steps early on in case it happens for any of the steps. </w:t>
      </w:r>
    </w:p>
  </w:comment>
  <w:comment w:id="177" w:author="Forward, Kelsey (DNR) [2]" w:date="2024-11-05T15:11:00Z" w:initials="FK(">
    <w:p w14:paraId="377D80D9" w14:textId="77777777" w:rsidR="00E3734E" w:rsidRDefault="00E3734E" w:rsidP="00E3734E">
      <w:pPr>
        <w:pStyle w:val="CommentText"/>
      </w:pPr>
      <w:r>
        <w:rPr>
          <w:rStyle w:val="CommentReference"/>
        </w:rPr>
        <w:annotationRef/>
      </w:r>
      <w:r>
        <w:t>Add data_source field to unverfified tools</w:t>
      </w:r>
    </w:p>
  </w:comment>
  <w:comment w:id="179" w:author="Fielding, Ellen (DNR)" w:date="2024-07-24T07:53:00Z" w:initials="F(">
    <w:p w14:paraId="2A395307" w14:textId="4B936C01" w:rsidR="23477326" w:rsidRDefault="23477326">
      <w:pPr>
        <w:pStyle w:val="CommentText"/>
      </w:pPr>
      <w:r>
        <w:t>It helps a LOT if the headers/categories match what GIS Pro asks for. I noticed this for most of the verified and unverified DRN toolbox steps (1-7) but only noted it here.</w:t>
      </w:r>
      <w:r>
        <w:rPr>
          <w:rStyle w:val="CommentReference"/>
        </w:rPr>
        <w:annotationRef/>
      </w:r>
    </w:p>
  </w:comment>
  <w:comment w:id="186" w:author="Fielding, Ellen (DNR)" w:date="2024-07-24T08:00:00Z" w:initials="F(">
    <w:p w14:paraId="53A4956F" w14:textId="4643FC36" w:rsidR="23477326" w:rsidRDefault="23477326">
      <w:pPr>
        <w:pStyle w:val="CommentText"/>
      </w:pPr>
      <w:r>
        <w:t>naming the bullets same as what GIS Pro asks for is helpful especially when glancing back and forth between the guidance sheet and Pro</w:t>
      </w:r>
      <w:r>
        <w:rPr>
          <w:rStyle w:val="CommentReference"/>
        </w:rPr>
        <w:annotationRef/>
      </w:r>
    </w:p>
  </w:comment>
  <w:comment w:id="203" w:author="Forward, Kelsey (DNR) [2]" w:date="2024-11-01T11:32:00Z" w:initials="KF">
    <w:p w14:paraId="024CEF62" w14:textId="77777777" w:rsidR="00964CD1" w:rsidRDefault="00964CD1" w:rsidP="00964CD1">
      <w:pPr>
        <w:pStyle w:val="CommentText"/>
      </w:pPr>
      <w:r>
        <w:rPr>
          <w:rStyle w:val="CommentReference"/>
        </w:rPr>
        <w:annotationRef/>
      </w:r>
      <w:r>
        <w:t>Insert add new/ non-cwi wells here before creating any diagrams. Add to wwpt_unloc, strat_unloc_cwi_clean, cons_unloc_cwi_clean</w:t>
      </w:r>
    </w:p>
  </w:comment>
  <w:comment w:id="230" w:author="Farmer, John (DNR) [2]" w:date="2024-07-15T15:42:00Z" w:initials="FJ(">
    <w:p w14:paraId="30E3370A" w14:textId="773DA59E" w:rsidR="00CB1CC9" w:rsidRDefault="008B0DA1">
      <w:pPr>
        <w:pStyle w:val="CommentText"/>
      </w:pPr>
      <w:r>
        <w:rPr>
          <w:rStyle w:val="CommentReference"/>
        </w:rPr>
        <w:annotationRef/>
      </w:r>
      <w:r w:rsidR="00CB1CC9">
        <w:t>Running Unloc Lixpy tool after creating manual entry (no unlocated CWI wells in my area, so no merging of unloc and manual tables), strat table was missing OBJECTID_1.  No issues when using unverified well tables as file templates.</w:t>
      </w:r>
    </w:p>
  </w:comment>
  <w:comment w:id="268" w:author="Farmer, John (DNR) [2]" w:date="2024-07-15T17:55:00Z" w:initials="FJ(">
    <w:p w14:paraId="04BE5101" w14:textId="414A27C7" w:rsidR="00B80D19" w:rsidRDefault="000E7EC1">
      <w:pPr>
        <w:pStyle w:val="CommentText"/>
      </w:pPr>
      <w:r>
        <w:rPr>
          <w:rStyle w:val="CommentReference"/>
        </w:rPr>
        <w:annotationRef/>
      </w:r>
      <w:r w:rsidR="00B80D19">
        <w:t>Error for missing WELL_LABEL field when entering manual data using verified CWI data as template instead of creating tables using the UnverifiedWells #2 and #3 tools. Update: Works just fine using unverified tables as starting template.</w:t>
      </w:r>
    </w:p>
  </w:comment>
  <w:comment w:id="280" w:author="Forward, Kelsey (DNR) [2]" w:date="2024-11-01T11:34:00Z" w:initials="KF">
    <w:p w14:paraId="062EBF8F" w14:textId="77777777" w:rsidR="00964CD1" w:rsidRDefault="00964CD1" w:rsidP="00964CD1">
      <w:pPr>
        <w:pStyle w:val="CommentText"/>
      </w:pPr>
      <w:r>
        <w:rPr>
          <w:rStyle w:val="CommentReference"/>
        </w:rPr>
        <w:annotationRef/>
      </w:r>
      <w:r>
        <w:t>NB: Works. Maybe preserve DTW field in addition to elevation</w:t>
      </w:r>
    </w:p>
  </w:comment>
  <w:comment w:id="304" w:author="Fielding, Ellen (DNR)" w:date="2024-08-01T09:27:00Z" w:initials="F(">
    <w:p w14:paraId="51A96D28" w14:textId="7A9F4098" w:rsidR="02CA01FC" w:rsidRDefault="02CA01FC">
      <w:pPr>
        <w:pStyle w:val="CommentText"/>
      </w:pPr>
      <w:r>
        <w:t xml:space="preserve">Merging the unloc ourtput files with the created manual files somehow automatically reverted the name of the column to OBJECTID rather than OBJECTID_1. To get tools 4-6c to work for me, I didn't merge the cwi unloc and manual files. Instead, I used the copied unloc files, renamed to "xxxx_manual" and added lines for the manually added wells (w/o deleting the unloc wells). I ran the tools steps 4-6c with the manual versions and it finally worked without giving me an error for having incorrect column naming. </w:t>
      </w:r>
      <w:r>
        <w:rPr>
          <w:rStyle w:val="CommentReference"/>
        </w:rPr>
        <w:annotationRef/>
      </w:r>
    </w:p>
  </w:comment>
  <w:comment w:id="305" w:author="Fielding, Ellen (DNR)" w:date="2024-07-24T07:46:00Z" w:initials="F(">
    <w:p w14:paraId="2B3B5FF5" w14:textId="4A142200" w:rsidR="23477326" w:rsidRDefault="23477326">
      <w:pPr>
        <w:pStyle w:val="CommentText"/>
      </w:pPr>
      <w:r>
        <w:t>"following"   ?</w:t>
      </w:r>
      <w:r>
        <w:rPr>
          <w:rStyle w:val="CommentReference"/>
        </w:rPr>
        <w:annotationRef/>
      </w:r>
    </w:p>
  </w:comment>
  <w:comment w:id="308" w:author="Fielding, Ellen (DNR) [2]" w:date="2024-08-06T12:07:00Z" w:initials="FE(">
    <w:p w14:paraId="4D148347" w14:textId="77777777" w:rsidR="00001E8E" w:rsidRDefault="00001E8E" w:rsidP="00001E8E">
      <w:pPr>
        <w:pStyle w:val="CommentText"/>
      </w:pPr>
      <w:r>
        <w:rPr>
          <w:rStyle w:val="CommentReference"/>
        </w:rPr>
        <w:annotationRef/>
      </w:r>
      <w:r>
        <w:t>Elevation of MP or ground?</w:t>
      </w:r>
    </w:p>
  </w:comment>
  <w:comment w:id="311" w:author="Fielding, Ellen (DNR) [2]" w:date="2024-07-24T13:23:00Z" w:initials="EF">
    <w:p w14:paraId="25EF7CF4" w14:textId="3DBEB07B" w:rsidR="00130E5D" w:rsidRDefault="00D16904" w:rsidP="00130E5D">
      <w:pPr>
        <w:pStyle w:val="CommentText"/>
      </w:pPr>
      <w:r>
        <w:rPr>
          <w:rStyle w:val="CommentReference"/>
        </w:rPr>
        <w:annotationRef/>
      </w:r>
      <w:r w:rsidR="00130E5D">
        <w:t>These categories aren’t in the swl_clean files (UTME, UTMN, Well_Label)</w:t>
      </w:r>
    </w:p>
  </w:comment>
  <w:comment w:id="312" w:author="Farmer, John (DNR) [2]" w:date="2024-07-12T17:05:00Z" w:initials="FJ(">
    <w:p w14:paraId="6C37A114" w14:textId="689214FD" w:rsidR="00AF21C1" w:rsidRDefault="00E92FB8">
      <w:pPr>
        <w:pStyle w:val="CommentText"/>
      </w:pPr>
      <w:r>
        <w:rPr>
          <w:rStyle w:val="CommentReference"/>
        </w:rPr>
        <w:annotationRef/>
      </w:r>
      <w:r w:rsidR="00AF21C1">
        <w:t>These fields aren't in the swl_unloc_clean shapefile UTME, UTMN, WELL_LABEL</w:t>
      </w:r>
    </w:p>
  </w:comment>
  <w:comment w:id="316" w:author="Fielding, Ellen (DNR) [2]" w:date="2024-07-24T13:46:00Z" w:initials="EF">
    <w:p w14:paraId="77266CA3" w14:textId="77777777" w:rsidR="00760C3C" w:rsidRDefault="00760C3C" w:rsidP="00760C3C">
      <w:pPr>
        <w:pStyle w:val="CommentText"/>
      </w:pPr>
      <w:r>
        <w:rPr>
          <w:rStyle w:val="CommentReference"/>
        </w:rPr>
        <w:annotationRef/>
      </w:r>
      <w:r>
        <w:t>It’s not clear what info to enter in these fields</w:t>
      </w:r>
    </w:p>
  </w:comment>
  <w:comment w:id="317" w:author="Fielding, Ellen (DNR) [2]" w:date="2024-08-06T12:49:00Z" w:initials="FE(">
    <w:p w14:paraId="0EEF2179" w14:textId="77777777" w:rsidR="00DF71BB" w:rsidRDefault="00DF71BB" w:rsidP="00DF71BB">
      <w:pPr>
        <w:pStyle w:val="CommentText"/>
      </w:pPr>
      <w:r>
        <w:rPr>
          <w:rStyle w:val="CommentReference"/>
        </w:rPr>
        <w:annotationRef/>
      </w:r>
      <w:r>
        <w:t>Asking for a friend… Do I need to make a row for each soil layer in the well log and calculate elevation top &amp; bottom??</w:t>
      </w:r>
    </w:p>
  </w:comment>
  <w:comment w:id="321" w:author="Farmer, John (DNR) [2]" w:date="2024-07-15T13:56:00Z" w:initials="FJ(">
    <w:p w14:paraId="44F86AAC" w14:textId="08540B1B" w:rsidR="00164794" w:rsidRDefault="00164794">
      <w:pPr>
        <w:pStyle w:val="CommentText"/>
      </w:pPr>
      <w:r>
        <w:rPr>
          <w:rStyle w:val="CommentReference"/>
        </w:rPr>
        <w:annotationRef/>
      </w:r>
      <w:r>
        <w:t xml:space="preserve">CONSTYPE options are listed in the table's description field and are not on the CWI code tables page.  </w:t>
      </w:r>
      <w:hyperlink r:id="rId2" w:history="1">
        <w:r w:rsidRPr="005C6968">
          <w:rPr>
            <w:rStyle w:val="Hyperlink"/>
          </w:rPr>
          <w:t>https://mgsweb2.mngs.umn.edu/cwi_doc/c5c2.htm</w:t>
        </w:r>
      </w:hyperlink>
    </w:p>
  </w:comment>
  <w:comment w:id="339" w:author="Forward, Kelsey (DNR)" w:date="2024-06-07T14:57:00Z" w:initials="FK(">
    <w:p w14:paraId="4EAC97A9" w14:textId="7630FBA7" w:rsidR="008A5708" w:rsidRDefault="008A5708" w:rsidP="00DC727C">
      <w:pPr>
        <w:pStyle w:val="CommentText"/>
      </w:pPr>
      <w:r>
        <w:rPr>
          <w:rStyle w:val="CommentReference"/>
        </w:rPr>
        <w:annotationRef/>
      </w:r>
      <w:r>
        <w:t>This section in progress</w:t>
      </w:r>
    </w:p>
  </w:comment>
  <w:comment w:id="342" w:author="Farmer, John (DNR) [2]" w:date="2024-07-18T11:00:00Z" w:initials="FJ(">
    <w:p w14:paraId="435EC482" w14:textId="77777777" w:rsidR="00290F47" w:rsidRDefault="00290F47">
      <w:pPr>
        <w:pStyle w:val="CommentText"/>
      </w:pPr>
      <w:r>
        <w:rPr>
          <w:rStyle w:val="CommentReference"/>
        </w:rPr>
        <w:annotationRef/>
      </w:r>
      <w:r>
        <w:t>Add wwpt files to Xsec for Merge tool to find them, then Merge wwpt files before formatting</w:t>
      </w:r>
    </w:p>
  </w:comment>
  <w:comment w:id="345" w:author="Farmer, John (DNR) [2]" w:date="2024-07-18T10:54:00Z" w:initials="FJ(">
    <w:p w14:paraId="1017EBEB" w14:textId="3E7BFFE3" w:rsidR="00257A00" w:rsidRDefault="00626AAD">
      <w:pPr>
        <w:pStyle w:val="CommentText"/>
      </w:pPr>
      <w:r>
        <w:rPr>
          <w:rStyle w:val="CommentReference"/>
        </w:rPr>
        <w:annotationRef/>
      </w:r>
      <w:r w:rsidR="00257A00">
        <w:t>Add conspys files to Xsec for Merge tool to find them, then Merge conspys files before formatting</w:t>
      </w:r>
    </w:p>
  </w:comment>
  <w:comment w:id="348" w:author="Forward, Kelsey (DNR)" w:date="2024-08-26T15:58:00Z" w:initials="F(">
    <w:p w14:paraId="71959380" w14:textId="0945E683" w:rsidR="68AF89D4" w:rsidRDefault="68AF89D4">
      <w:pPr>
        <w:pStyle w:val="CommentText"/>
      </w:pPr>
      <w:r>
        <w:t xml:space="preserve">Combine tables by right clicking on table in gdb in catalog, and importing other gdb table. </w:t>
      </w:r>
      <w:r>
        <w:rPr>
          <w:rStyle w:val="CommentReference"/>
        </w:rPr>
        <w:annotationRef/>
      </w:r>
    </w:p>
  </w:comment>
  <w:comment w:id="353" w:author="Farmer, John (DNR) [2]" w:date="2024-07-19T17:01:00Z" w:initials="FJ(">
    <w:p w14:paraId="1F0AA22B" w14:textId="77777777" w:rsidR="00252169" w:rsidRDefault="00252169">
      <w:pPr>
        <w:pStyle w:val="CommentText"/>
      </w:pPr>
      <w:r>
        <w:rPr>
          <w:rStyle w:val="CommentReference"/>
        </w:rPr>
        <w:annotationRef/>
      </w:r>
      <w:r>
        <w:t>Add swl files to Xsec for Merge tool to find them, then Merge swl files before formatting</w:t>
      </w:r>
    </w:p>
  </w:comment>
  <w:comment w:id="356" w:author="Farmer, John (DNR) [2]" w:date="2024-07-19T17:01:00Z" w:initials="FJ(">
    <w:p w14:paraId="3327492D" w14:textId="77777777" w:rsidR="00401174" w:rsidRDefault="00401174">
      <w:pPr>
        <w:pStyle w:val="CommentText"/>
      </w:pPr>
      <w:r>
        <w:rPr>
          <w:rStyle w:val="CommentReference"/>
        </w:rPr>
        <w:annotationRef/>
      </w:r>
      <w:r>
        <w:t>Add dpl files to Xsec for Merge tool to find them, then Merge dpl files before formatting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56D8D2" w15:done="0"/>
  <w15:commentEx w15:paraId="52884EE9" w15:done="1"/>
  <w15:commentEx w15:paraId="5248347C" w15:paraIdParent="52884EE9" w15:done="1"/>
  <w15:commentEx w15:paraId="08143B65" w15:done="1"/>
  <w15:commentEx w15:paraId="1DD8F2CD" w15:paraIdParent="08143B65" w15:done="1"/>
  <w15:commentEx w15:paraId="4F16D43B" w15:done="1"/>
  <w15:commentEx w15:paraId="550A332C" w15:done="0"/>
  <w15:commentEx w15:paraId="0F2B148C" w15:done="1"/>
  <w15:commentEx w15:paraId="23680D0B" w15:paraIdParent="0F2B148C" w15:done="1"/>
  <w15:commentEx w15:paraId="46CE5F23" w15:done="1"/>
  <w15:commentEx w15:paraId="1581D11D" w15:paraIdParent="46CE5F23" w15:done="1"/>
  <w15:commentEx w15:paraId="1719DC01" w15:paraIdParent="46CE5F23" w15:done="1"/>
  <w15:commentEx w15:paraId="336BD202" w15:done="1"/>
  <w15:commentEx w15:paraId="0C0969A3" w15:paraIdParent="336BD202" w15:done="1"/>
  <w15:commentEx w15:paraId="7F96DF5D" w15:done="0"/>
  <w15:commentEx w15:paraId="1FF1760C" w15:done="0"/>
  <w15:commentEx w15:paraId="1523FF87" w15:done="0"/>
  <w15:commentEx w15:paraId="2AE6C435" w15:done="0"/>
  <w15:commentEx w15:paraId="2ADABE11" w15:done="0"/>
  <w15:commentEx w15:paraId="722489B6" w15:paraIdParent="2ADABE11" w15:done="0"/>
  <w15:commentEx w15:paraId="7D3553B9" w15:done="0"/>
  <w15:commentEx w15:paraId="377D80D9" w15:done="0"/>
  <w15:commentEx w15:paraId="2A395307" w15:done="0"/>
  <w15:commentEx w15:paraId="53A4956F" w15:done="0"/>
  <w15:commentEx w15:paraId="024CEF62" w15:done="0"/>
  <w15:commentEx w15:paraId="30E3370A" w15:done="0"/>
  <w15:commentEx w15:paraId="04BE5101" w15:done="0"/>
  <w15:commentEx w15:paraId="062EBF8F" w15:done="0"/>
  <w15:commentEx w15:paraId="51A96D28" w15:done="0"/>
  <w15:commentEx w15:paraId="2B3B5FF5" w15:done="1"/>
  <w15:commentEx w15:paraId="4D148347" w15:done="1"/>
  <w15:commentEx w15:paraId="25EF7CF4" w15:done="0"/>
  <w15:commentEx w15:paraId="6C37A114" w15:done="0"/>
  <w15:commentEx w15:paraId="77266CA3" w15:done="1"/>
  <w15:commentEx w15:paraId="0EEF2179" w15:paraIdParent="77266CA3" w15:done="1"/>
  <w15:commentEx w15:paraId="44F86AAC" w15:done="0"/>
  <w15:commentEx w15:paraId="4EAC97A9" w15:done="0"/>
  <w15:commentEx w15:paraId="435EC482" w15:done="0"/>
  <w15:commentEx w15:paraId="1017EBEB" w15:done="0"/>
  <w15:commentEx w15:paraId="71959380" w15:done="0"/>
  <w15:commentEx w15:paraId="1F0AA22B" w15:done="0"/>
  <w15:commentEx w15:paraId="332749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79118B8" w16cex:dateUtc="2024-06-28T14:29:00Z"/>
  <w16cex:commentExtensible w16cex:durableId="6C044891" w16cex:dateUtc="2024-07-23T15:58:00Z"/>
  <w16cex:commentExtensible w16cex:durableId="32858499" w16cex:dateUtc="2024-07-23T15:59:00Z"/>
  <w16cex:commentExtensible w16cex:durableId="2A9D580F" w16cex:dateUtc="2024-09-24T20:23:00Z"/>
  <w16cex:commentExtensible w16cex:durableId="2ACF87CB" w16cex:dateUtc="2024-11-01T22:00:00Z"/>
  <w16cex:commentExtensible w16cex:durableId="2ACF372D" w16cex:dateUtc="2024-11-01T16:17:00Z"/>
  <w16cex:commentExtensible w16cex:durableId="2ACF38F4" w16cex:dateUtc="2024-11-01T16:24:00Z"/>
  <w16cex:commentExtensible w16cex:durableId="2ACF3927" w16cex:dateUtc="2024-11-01T16:25:00Z"/>
  <w16cex:commentExtensible w16cex:durableId="2AD5C865" w16cex:dateUtc="2024-11-06T16:50:00Z"/>
  <w16cex:commentExtensible w16cex:durableId="2A38ECE3" w16cex:dateUtc="2024-07-10T16:20:00Z"/>
  <w16cex:commentExtensible w16cex:durableId="2A38EE0F" w16cex:dateUtc="2024-07-10T16:25:00Z"/>
  <w16cex:commentExtensible w16cex:durableId="016DEFB9" w16cex:dateUtc="2024-07-24T16:27:00Z"/>
  <w16cex:commentExtensible w16cex:durableId="2ACF39AD" w16cex:dateUtc="2024-11-01T16:27:00Z"/>
  <w16cex:commentExtensible w16cex:durableId="2ACF39CE" w16cex:dateUtc="2024-11-01T16:28:00Z"/>
  <w16cex:commentExtensible w16cex:durableId="2ACF39FA" w16cex:dateUtc="2024-11-01T16:28:00Z"/>
  <w16cex:commentExtensible w16cex:durableId="2ACF3A16" w16cex:dateUtc="2024-11-01T16:29:00Z"/>
  <w16cex:commentExtensible w16cex:durableId="2ACF3A3C" w16cex:dateUtc="2024-11-01T16:30:00Z"/>
  <w16cex:commentExtensible w16cex:durableId="2AAFA449" w16cex:dateUtc="2024-10-08T17:30:00Z"/>
  <w16cex:commentExtensible w16cex:durableId="2ECE5CD6" w16cex:dateUtc="2024-07-24T12:41:00Z"/>
  <w16cex:commentExtensible w16cex:durableId="48BFD3DC" w16cex:dateUtc="2024-07-24T16:29:00Z"/>
  <w16cex:commentExtensible w16cex:durableId="2ACF3A9B" w16cex:dateUtc="2024-11-01T16:31:00Z"/>
  <w16cex:commentExtensible w16cex:durableId="2AD4B439" w16cex:dateUtc="2024-11-05T21:11:00Z"/>
  <w16cex:commentExtensible w16cex:durableId="5D689791" w16cex:dateUtc="2024-07-24T12:53:00Z"/>
  <w16cex:commentExtensible w16cex:durableId="0F14F988" w16cex:dateUtc="2024-07-24T13:00:00Z"/>
  <w16cex:commentExtensible w16cex:durableId="2ACF3ACB" w16cex:dateUtc="2024-11-01T16:32:00Z"/>
  <w16cex:commentExtensible w16cex:durableId="2A3FC1D7" w16cex:dateUtc="2024-07-15T20:42:00Z"/>
  <w16cex:commentExtensible w16cex:durableId="2A3FE12C" w16cex:dateUtc="2024-07-15T22:55:00Z"/>
  <w16cex:commentExtensible w16cex:durableId="2ACF3B28" w16cex:dateUtc="2024-11-01T16:34:00Z"/>
  <w16cex:commentExtensible w16cex:durableId="19613BCA" w16cex:dateUtc="2024-08-01T14:27:00Z"/>
  <w16cex:commentExtensible w16cex:durableId="6125BFEF" w16cex:dateUtc="2024-07-24T12:46:00Z"/>
  <w16cex:commentExtensible w16cex:durableId="2A5C908C" w16cex:dateUtc="2024-08-06T17:07:00Z"/>
  <w16cex:commentExtensible w16cex:durableId="2A4B7EBB" w16cex:dateUtc="2024-07-24T18:23:00Z"/>
  <w16cex:commentExtensible w16cex:durableId="2A3BE0D2" w16cex:dateUtc="2024-07-12T22:05:00Z"/>
  <w16cex:commentExtensible w16cex:durableId="2A4B8443" w16cex:dateUtc="2024-07-24T18:46:00Z"/>
  <w16cex:commentExtensible w16cex:durableId="2A5C9A4D" w16cex:dateUtc="2024-08-06T17:49:00Z"/>
  <w16cex:commentExtensible w16cex:durableId="2A3FA927" w16cex:dateUtc="2024-07-15T18:56:00Z"/>
  <w16cex:commentExtensible w16cex:durableId="2A0D9E6C" w16cex:dateUtc="2024-06-07T19:57:00Z"/>
  <w16cex:commentExtensible w16cex:durableId="2A437446" w16cex:dateUtc="2024-07-18T16:00:00Z"/>
  <w16cex:commentExtensible w16cex:durableId="2A4372CF" w16cex:dateUtc="2024-07-18T15:54:00Z"/>
  <w16cex:commentExtensible w16cex:durableId="39A8AFA1" w16cex:dateUtc="2024-08-26T20:58:00Z"/>
  <w16cex:commentExtensible w16cex:durableId="2A451A5E" w16cex:dateUtc="2024-07-19T22:01:00Z"/>
  <w16cex:commentExtensible w16cex:durableId="2A451A78" w16cex:dateUtc="2024-07-19T2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56D8D2" w16cid:durableId="579118B8"/>
  <w16cid:commentId w16cid:paraId="52884EE9" w16cid:durableId="6C044891"/>
  <w16cid:commentId w16cid:paraId="5248347C" w16cid:durableId="32858499"/>
  <w16cid:commentId w16cid:paraId="08143B65" w16cid:durableId="2A9D580F"/>
  <w16cid:commentId w16cid:paraId="1DD8F2CD" w16cid:durableId="2ACF87CB"/>
  <w16cid:commentId w16cid:paraId="4F16D43B" w16cid:durableId="2ACF372D"/>
  <w16cid:commentId w16cid:paraId="550A332C" w16cid:durableId="2ACF38F4"/>
  <w16cid:commentId w16cid:paraId="0F2B148C" w16cid:durableId="2ACF3927"/>
  <w16cid:commentId w16cid:paraId="23680D0B" w16cid:durableId="2AD5C865"/>
  <w16cid:commentId w16cid:paraId="46CE5F23" w16cid:durableId="2A38ECE3"/>
  <w16cid:commentId w16cid:paraId="1581D11D" w16cid:durableId="2A38EE0F"/>
  <w16cid:commentId w16cid:paraId="1719DC01" w16cid:durableId="016DEFB9"/>
  <w16cid:commentId w16cid:paraId="336BD202" w16cid:durableId="2ACF39AD"/>
  <w16cid:commentId w16cid:paraId="0C0969A3" w16cid:durableId="2ACF39CE"/>
  <w16cid:commentId w16cid:paraId="7F96DF5D" w16cid:durableId="2ACF39FA"/>
  <w16cid:commentId w16cid:paraId="1FF1760C" w16cid:durableId="2ACF3A16"/>
  <w16cid:commentId w16cid:paraId="1523FF87" w16cid:durableId="2ACF3A3C"/>
  <w16cid:commentId w16cid:paraId="2AE6C435" w16cid:durableId="2AAFA449"/>
  <w16cid:commentId w16cid:paraId="2ADABE11" w16cid:durableId="2ECE5CD6"/>
  <w16cid:commentId w16cid:paraId="722489B6" w16cid:durableId="48BFD3DC"/>
  <w16cid:commentId w16cid:paraId="7D3553B9" w16cid:durableId="2ACF3A9B"/>
  <w16cid:commentId w16cid:paraId="377D80D9" w16cid:durableId="2AD4B439"/>
  <w16cid:commentId w16cid:paraId="2A395307" w16cid:durableId="5D689791"/>
  <w16cid:commentId w16cid:paraId="53A4956F" w16cid:durableId="0F14F988"/>
  <w16cid:commentId w16cid:paraId="024CEF62" w16cid:durableId="2ACF3ACB"/>
  <w16cid:commentId w16cid:paraId="30E3370A" w16cid:durableId="2A3FC1D7"/>
  <w16cid:commentId w16cid:paraId="04BE5101" w16cid:durableId="2A3FE12C"/>
  <w16cid:commentId w16cid:paraId="062EBF8F" w16cid:durableId="2ACF3B28"/>
  <w16cid:commentId w16cid:paraId="51A96D28" w16cid:durableId="19613BCA"/>
  <w16cid:commentId w16cid:paraId="2B3B5FF5" w16cid:durableId="6125BFEF"/>
  <w16cid:commentId w16cid:paraId="4D148347" w16cid:durableId="2A5C908C"/>
  <w16cid:commentId w16cid:paraId="25EF7CF4" w16cid:durableId="2A4B7EBB"/>
  <w16cid:commentId w16cid:paraId="6C37A114" w16cid:durableId="2A3BE0D2"/>
  <w16cid:commentId w16cid:paraId="77266CA3" w16cid:durableId="2A4B8443"/>
  <w16cid:commentId w16cid:paraId="0EEF2179" w16cid:durableId="2A5C9A4D"/>
  <w16cid:commentId w16cid:paraId="44F86AAC" w16cid:durableId="2A3FA927"/>
  <w16cid:commentId w16cid:paraId="4EAC97A9" w16cid:durableId="2A0D9E6C"/>
  <w16cid:commentId w16cid:paraId="435EC482" w16cid:durableId="2A437446"/>
  <w16cid:commentId w16cid:paraId="1017EBEB" w16cid:durableId="2A4372CF"/>
  <w16cid:commentId w16cid:paraId="71959380" w16cid:durableId="39A8AFA1"/>
  <w16cid:commentId w16cid:paraId="1F0AA22B" w16cid:durableId="2A451A5E"/>
  <w16cid:commentId w16cid:paraId="3327492D" w16cid:durableId="2A451A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8CF3E" w14:textId="77777777" w:rsidR="003F462A" w:rsidRDefault="003F462A" w:rsidP="00D247F6">
      <w:r>
        <w:separator/>
      </w:r>
    </w:p>
  </w:endnote>
  <w:endnote w:type="continuationSeparator" w:id="0">
    <w:p w14:paraId="6073CA68" w14:textId="77777777" w:rsidR="003F462A" w:rsidRDefault="003F462A" w:rsidP="00D247F6">
      <w:r>
        <w:continuationSeparator/>
      </w:r>
    </w:p>
  </w:endnote>
  <w:endnote w:type="continuationNotice" w:id="1">
    <w:p w14:paraId="1C65B6C3" w14:textId="77777777" w:rsidR="003F462A" w:rsidRDefault="003F462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dobe Caslon Pro">
    <w:panose1 w:val="00000000000000000000"/>
    <w:charset w:val="00"/>
    <w:family w:val="roman"/>
    <w:notTrueType/>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947C5" w14:textId="77777777" w:rsidR="002F65C7" w:rsidRPr="00324E7E" w:rsidRDefault="002F65C7" w:rsidP="00324E7E">
    <w:pPr>
      <w:pStyle w:val="Footer"/>
      <w:jc w:val="right"/>
    </w:pPr>
    <w:r>
      <w:t>Report Title</w:t>
    </w:r>
    <w:r w:rsidRPr="00AF5107">
      <w:tab/>
    </w:r>
    <w:r w:rsidRPr="00AF5107">
      <w:fldChar w:fldCharType="begin"/>
    </w:r>
    <w:r w:rsidRPr="00AF5107">
      <w:instrText xml:space="preserve"> PAGE   \* MERGEFORMAT </w:instrText>
    </w:r>
    <w:r w:rsidRPr="00AF5107">
      <w:fldChar w:fldCharType="separate"/>
    </w:r>
    <w:r>
      <w:rPr>
        <w:noProof/>
      </w:rPr>
      <w:t>4</w:t>
    </w:r>
    <w:r w:rsidRPr="00AF5107">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51555" w14:textId="77777777" w:rsidR="002F65C7" w:rsidRDefault="002F65C7" w:rsidP="00BA23A4">
    <w:pPr>
      <w:pStyle w:val="Footer"/>
      <w:tabs>
        <w:tab w:val="right" w:pos="999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8915A" w14:textId="77777777" w:rsidR="00324E7E" w:rsidRPr="00324E7E" w:rsidRDefault="00000000" w:rsidP="00324E7E">
    <w:pPr>
      <w:pStyle w:val="Footer"/>
      <w:jc w:val="right"/>
    </w:pPr>
    <w:sdt>
      <w:sdtPr>
        <w:alias w:val="Title"/>
        <w:tag w:val=""/>
        <w:id w:val="-1744789843"/>
        <w:placeholder>
          <w:docPart w:val="42CAD436EBA04072903593A560F66ACE"/>
        </w:placeholder>
        <w:showingPlcHdr/>
        <w:dataBinding w:prefixMappings="xmlns:ns0='http://purl.org/dc/elements/1.1/' xmlns:ns1='http://schemas.openxmlformats.org/package/2006/metadata/core-properties' " w:xpath="/ns1:coreProperties[1]/ns0:title[1]" w:storeItemID="{6C3C8BC8-F283-45AE-878A-BAB7291924A1}"/>
        <w:text/>
      </w:sdtPr>
      <w:sdtContent>
        <w:r w:rsidR="006021DF" w:rsidRPr="00FC350E">
          <w:rPr>
            <w:rStyle w:val="PlaceholderText"/>
          </w:rPr>
          <w:t>[Title]</w:t>
        </w:r>
      </w:sdtContent>
    </w:sdt>
    <w:r w:rsidR="00324E7E" w:rsidRPr="00AF5107">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9EA94" w14:textId="77777777" w:rsidR="00BA23A4" w:rsidRPr="00AF3185" w:rsidRDefault="00BA23A4" w:rsidP="00AF31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5F7F2" w14:textId="77777777" w:rsidR="00323936" w:rsidRPr="00324E7E" w:rsidRDefault="00000000" w:rsidP="00324E7E">
    <w:pPr>
      <w:pStyle w:val="Footer"/>
      <w:jc w:val="right"/>
    </w:pPr>
    <w:sdt>
      <w:sdtPr>
        <w:alias w:val="Title"/>
        <w:tag w:val=""/>
        <w:id w:val="-649212127"/>
        <w:placeholder>
          <w:docPart w:val="DFD6A4C535FB439EA2E99D665687492F"/>
        </w:placeholder>
        <w:showingPlcHdr/>
        <w:dataBinding w:prefixMappings="xmlns:ns0='http://purl.org/dc/elements/1.1/' xmlns:ns1='http://schemas.openxmlformats.org/package/2006/metadata/core-properties' " w:xpath="/ns1:coreProperties[1]/ns0:title[1]" w:storeItemID="{6C3C8BC8-F283-45AE-878A-BAB7291924A1}"/>
        <w:text/>
      </w:sdtPr>
      <w:sdtContent>
        <w:r w:rsidR="00323936" w:rsidRPr="00FC350E">
          <w:rPr>
            <w:rStyle w:val="PlaceholderText"/>
          </w:rPr>
          <w:t>[Title]</w:t>
        </w:r>
      </w:sdtContent>
    </w:sdt>
    <w:r w:rsidR="00323936" w:rsidRPr="00AF5107">
      <w:tab/>
    </w:r>
    <w:r w:rsidR="00323936" w:rsidRPr="00AF5107">
      <w:fldChar w:fldCharType="begin"/>
    </w:r>
    <w:r w:rsidR="00323936" w:rsidRPr="00AF5107">
      <w:instrText xml:space="preserve"> PAGE   \* MERGEFORMAT </w:instrText>
    </w:r>
    <w:r w:rsidR="00323936" w:rsidRPr="00AF5107">
      <w:fldChar w:fldCharType="separate"/>
    </w:r>
    <w:r w:rsidR="00323936">
      <w:t>1</w:t>
    </w:r>
    <w:r w:rsidR="00323936" w:rsidRPr="00AF5107">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2AD0C" w14:textId="77777777" w:rsidR="00AF3185" w:rsidRDefault="00000000" w:rsidP="00AF3185">
    <w:pPr>
      <w:pStyle w:val="Footer"/>
      <w:jc w:val="right"/>
    </w:pPr>
    <w:sdt>
      <w:sdtPr>
        <w:alias w:val="Title"/>
        <w:tag w:val=""/>
        <w:id w:val="571624085"/>
        <w:showingPlcHdr/>
        <w:dataBinding w:prefixMappings="xmlns:ns0='http://purl.org/dc/elements/1.1/' xmlns:ns1='http://schemas.openxmlformats.org/package/2006/metadata/core-properties' " w:xpath="/ns1:coreProperties[1]/ns0:title[1]" w:storeItemID="{6C3C8BC8-F283-45AE-878A-BAB7291924A1}"/>
        <w:text/>
      </w:sdtPr>
      <w:sdtContent>
        <w:r w:rsidR="00AF3185" w:rsidRPr="00FC350E">
          <w:rPr>
            <w:rStyle w:val="PlaceholderText"/>
          </w:rPr>
          <w:t>[Title]</w:t>
        </w:r>
      </w:sdtContent>
    </w:sdt>
    <w:r w:rsidR="00AF3185" w:rsidRPr="00AF5107">
      <w:tab/>
    </w:r>
    <w:r w:rsidR="00AF3185" w:rsidRPr="00AF5107">
      <w:fldChar w:fldCharType="begin"/>
    </w:r>
    <w:r w:rsidR="00AF3185" w:rsidRPr="00AF5107">
      <w:instrText xml:space="preserve"> PAGE   \* MERGEFORMAT </w:instrText>
    </w:r>
    <w:r w:rsidR="00AF3185" w:rsidRPr="00AF5107">
      <w:fldChar w:fldCharType="separate"/>
    </w:r>
    <w:r w:rsidR="00AF3185">
      <w:t>4</w:t>
    </w:r>
    <w:r w:rsidR="00AF3185" w:rsidRPr="00AF510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75348" w14:textId="77777777" w:rsidR="003F462A" w:rsidRDefault="003F462A" w:rsidP="00D247F6">
      <w:r>
        <w:separator/>
      </w:r>
    </w:p>
  </w:footnote>
  <w:footnote w:type="continuationSeparator" w:id="0">
    <w:p w14:paraId="4CDB4A4F" w14:textId="77777777" w:rsidR="003F462A" w:rsidRDefault="003F462A" w:rsidP="00D247F6">
      <w:r>
        <w:continuationSeparator/>
      </w:r>
    </w:p>
  </w:footnote>
  <w:footnote w:type="continuationNotice" w:id="1">
    <w:p w14:paraId="141386C3" w14:textId="77777777" w:rsidR="003F462A" w:rsidRDefault="003F462A">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AE0E85E"/>
    <w:lvl w:ilvl="0">
      <w:start w:val="1"/>
      <w:numFmt w:val="decimal"/>
      <w:pStyle w:val="ListNumber"/>
      <w:lvlText w:val="%1."/>
      <w:lvlJc w:val="left"/>
      <w:pPr>
        <w:tabs>
          <w:tab w:val="num" w:pos="360"/>
        </w:tabs>
        <w:ind w:left="360" w:hanging="360"/>
      </w:pPr>
    </w:lvl>
  </w:abstractNum>
  <w:abstractNum w:abstractNumId="1" w15:restartNumberingAfterBreak="0">
    <w:nsid w:val="0CB82514"/>
    <w:multiLevelType w:val="hybridMultilevel"/>
    <w:tmpl w:val="99D657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A3385"/>
    <w:multiLevelType w:val="hybridMultilevel"/>
    <w:tmpl w:val="80A0E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2006D"/>
    <w:multiLevelType w:val="hybridMultilevel"/>
    <w:tmpl w:val="FFFFFFFF"/>
    <w:lvl w:ilvl="0" w:tplc="68F0576E">
      <w:start w:val="1"/>
      <w:numFmt w:val="decimal"/>
      <w:lvlText w:val="%1."/>
      <w:lvlJc w:val="left"/>
      <w:pPr>
        <w:ind w:left="720" w:hanging="360"/>
      </w:pPr>
    </w:lvl>
    <w:lvl w:ilvl="1" w:tplc="A0EE7566">
      <w:start w:val="1"/>
      <w:numFmt w:val="lowerLetter"/>
      <w:lvlText w:val="%2."/>
      <w:lvlJc w:val="left"/>
      <w:pPr>
        <w:ind w:left="1440" w:hanging="360"/>
      </w:pPr>
    </w:lvl>
    <w:lvl w:ilvl="2" w:tplc="3D844B4E">
      <w:start w:val="1"/>
      <w:numFmt w:val="lowerRoman"/>
      <w:lvlText w:val="%3."/>
      <w:lvlJc w:val="right"/>
      <w:pPr>
        <w:ind w:left="2160" w:hanging="180"/>
      </w:pPr>
    </w:lvl>
    <w:lvl w:ilvl="3" w:tplc="6EB69FF4">
      <w:start w:val="1"/>
      <w:numFmt w:val="decimal"/>
      <w:lvlText w:val="%4."/>
      <w:lvlJc w:val="left"/>
      <w:pPr>
        <w:ind w:left="2880" w:hanging="360"/>
      </w:pPr>
    </w:lvl>
    <w:lvl w:ilvl="4" w:tplc="F1388BD2">
      <w:start w:val="1"/>
      <w:numFmt w:val="lowerLetter"/>
      <w:lvlText w:val="%5."/>
      <w:lvlJc w:val="left"/>
      <w:pPr>
        <w:ind w:left="3600" w:hanging="360"/>
      </w:pPr>
    </w:lvl>
    <w:lvl w:ilvl="5" w:tplc="874A91BE">
      <w:start w:val="1"/>
      <w:numFmt w:val="lowerRoman"/>
      <w:lvlText w:val="%6."/>
      <w:lvlJc w:val="right"/>
      <w:pPr>
        <w:ind w:left="4320" w:hanging="180"/>
      </w:pPr>
    </w:lvl>
    <w:lvl w:ilvl="6" w:tplc="D1E85EAA">
      <w:start w:val="1"/>
      <w:numFmt w:val="decimal"/>
      <w:lvlText w:val="%7."/>
      <w:lvlJc w:val="left"/>
      <w:pPr>
        <w:ind w:left="5040" w:hanging="360"/>
      </w:pPr>
    </w:lvl>
    <w:lvl w:ilvl="7" w:tplc="15163B92">
      <w:start w:val="1"/>
      <w:numFmt w:val="lowerLetter"/>
      <w:lvlText w:val="%8."/>
      <w:lvlJc w:val="left"/>
      <w:pPr>
        <w:ind w:left="5760" w:hanging="360"/>
      </w:pPr>
    </w:lvl>
    <w:lvl w:ilvl="8" w:tplc="9F9EE958">
      <w:start w:val="1"/>
      <w:numFmt w:val="lowerRoman"/>
      <w:lvlText w:val="%9."/>
      <w:lvlJc w:val="right"/>
      <w:pPr>
        <w:ind w:left="6480" w:hanging="180"/>
      </w:pPr>
    </w:lvl>
  </w:abstractNum>
  <w:abstractNum w:abstractNumId="4" w15:restartNumberingAfterBreak="0">
    <w:nsid w:val="153D8043"/>
    <w:multiLevelType w:val="hybridMultilevel"/>
    <w:tmpl w:val="FFFFFFFF"/>
    <w:lvl w:ilvl="0" w:tplc="C0CA7798">
      <w:start w:val="1"/>
      <w:numFmt w:val="bullet"/>
      <w:lvlText w:val=""/>
      <w:lvlJc w:val="left"/>
      <w:pPr>
        <w:ind w:left="720" w:hanging="360"/>
      </w:pPr>
      <w:rPr>
        <w:rFonts w:ascii="Symbol" w:hAnsi="Symbol" w:hint="default"/>
      </w:rPr>
    </w:lvl>
    <w:lvl w:ilvl="1" w:tplc="8F58C06A">
      <w:start w:val="1"/>
      <w:numFmt w:val="bullet"/>
      <w:lvlText w:val="o"/>
      <w:lvlJc w:val="left"/>
      <w:pPr>
        <w:ind w:left="1440" w:hanging="360"/>
      </w:pPr>
      <w:rPr>
        <w:rFonts w:ascii="Courier New" w:hAnsi="Courier New" w:hint="default"/>
      </w:rPr>
    </w:lvl>
    <w:lvl w:ilvl="2" w:tplc="4F9C80FE">
      <w:start w:val="1"/>
      <w:numFmt w:val="bullet"/>
      <w:lvlText w:val=""/>
      <w:lvlJc w:val="left"/>
      <w:pPr>
        <w:ind w:left="2160" w:hanging="360"/>
      </w:pPr>
      <w:rPr>
        <w:rFonts w:ascii="Wingdings" w:hAnsi="Wingdings" w:hint="default"/>
      </w:rPr>
    </w:lvl>
    <w:lvl w:ilvl="3" w:tplc="0A444264">
      <w:start w:val="1"/>
      <w:numFmt w:val="bullet"/>
      <w:lvlText w:val=""/>
      <w:lvlJc w:val="left"/>
      <w:pPr>
        <w:ind w:left="2880" w:hanging="360"/>
      </w:pPr>
      <w:rPr>
        <w:rFonts w:ascii="Symbol" w:hAnsi="Symbol" w:hint="default"/>
      </w:rPr>
    </w:lvl>
    <w:lvl w:ilvl="4" w:tplc="7C72B782">
      <w:start w:val="1"/>
      <w:numFmt w:val="bullet"/>
      <w:lvlText w:val="o"/>
      <w:lvlJc w:val="left"/>
      <w:pPr>
        <w:ind w:left="3600" w:hanging="360"/>
      </w:pPr>
      <w:rPr>
        <w:rFonts w:ascii="Courier New" w:hAnsi="Courier New" w:hint="default"/>
      </w:rPr>
    </w:lvl>
    <w:lvl w:ilvl="5" w:tplc="8730AD2E">
      <w:start w:val="1"/>
      <w:numFmt w:val="bullet"/>
      <w:lvlText w:val=""/>
      <w:lvlJc w:val="left"/>
      <w:pPr>
        <w:ind w:left="4320" w:hanging="360"/>
      </w:pPr>
      <w:rPr>
        <w:rFonts w:ascii="Wingdings" w:hAnsi="Wingdings" w:hint="default"/>
      </w:rPr>
    </w:lvl>
    <w:lvl w:ilvl="6" w:tplc="47ACF9DE">
      <w:start w:val="1"/>
      <w:numFmt w:val="bullet"/>
      <w:lvlText w:val=""/>
      <w:lvlJc w:val="left"/>
      <w:pPr>
        <w:ind w:left="5040" w:hanging="360"/>
      </w:pPr>
      <w:rPr>
        <w:rFonts w:ascii="Symbol" w:hAnsi="Symbol" w:hint="default"/>
      </w:rPr>
    </w:lvl>
    <w:lvl w:ilvl="7" w:tplc="64962950">
      <w:start w:val="1"/>
      <w:numFmt w:val="bullet"/>
      <w:lvlText w:val="o"/>
      <w:lvlJc w:val="left"/>
      <w:pPr>
        <w:ind w:left="5760" w:hanging="360"/>
      </w:pPr>
      <w:rPr>
        <w:rFonts w:ascii="Courier New" w:hAnsi="Courier New" w:hint="default"/>
      </w:rPr>
    </w:lvl>
    <w:lvl w:ilvl="8" w:tplc="70920FB8">
      <w:start w:val="1"/>
      <w:numFmt w:val="bullet"/>
      <w:lvlText w:val=""/>
      <w:lvlJc w:val="left"/>
      <w:pPr>
        <w:ind w:left="6480" w:hanging="360"/>
      </w:pPr>
      <w:rPr>
        <w:rFonts w:ascii="Wingdings" w:hAnsi="Wingdings" w:hint="default"/>
      </w:rPr>
    </w:lvl>
  </w:abstractNum>
  <w:abstractNum w:abstractNumId="5" w15:restartNumberingAfterBreak="0">
    <w:nsid w:val="18F243FF"/>
    <w:multiLevelType w:val="hybridMultilevel"/>
    <w:tmpl w:val="91EEC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B2514"/>
    <w:multiLevelType w:val="hybridMultilevel"/>
    <w:tmpl w:val="3D9CF76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C7323D8"/>
    <w:multiLevelType w:val="hybridMultilevel"/>
    <w:tmpl w:val="204A0C2C"/>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3CA3330"/>
    <w:multiLevelType w:val="hybridMultilevel"/>
    <w:tmpl w:val="99D657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622D535"/>
    <w:multiLevelType w:val="hybridMultilevel"/>
    <w:tmpl w:val="FFFFFFFF"/>
    <w:lvl w:ilvl="0" w:tplc="328817F4">
      <w:start w:val="1"/>
      <w:numFmt w:val="decimal"/>
      <w:lvlText w:val="%1."/>
      <w:lvlJc w:val="left"/>
      <w:pPr>
        <w:ind w:left="720" w:hanging="360"/>
      </w:pPr>
    </w:lvl>
    <w:lvl w:ilvl="1" w:tplc="3EAE04EA">
      <w:start w:val="1"/>
      <w:numFmt w:val="lowerLetter"/>
      <w:lvlText w:val="%2."/>
      <w:lvlJc w:val="left"/>
      <w:pPr>
        <w:ind w:left="1440" w:hanging="360"/>
      </w:pPr>
    </w:lvl>
    <w:lvl w:ilvl="2" w:tplc="D3AE6D72">
      <w:start w:val="1"/>
      <w:numFmt w:val="lowerRoman"/>
      <w:lvlText w:val="%3."/>
      <w:lvlJc w:val="right"/>
      <w:pPr>
        <w:ind w:left="2160" w:hanging="180"/>
      </w:pPr>
    </w:lvl>
    <w:lvl w:ilvl="3" w:tplc="47AE40CE">
      <w:start w:val="1"/>
      <w:numFmt w:val="decimal"/>
      <w:lvlText w:val="%4."/>
      <w:lvlJc w:val="left"/>
      <w:pPr>
        <w:ind w:left="2880" w:hanging="360"/>
      </w:pPr>
    </w:lvl>
    <w:lvl w:ilvl="4" w:tplc="88FA6D0E">
      <w:start w:val="1"/>
      <w:numFmt w:val="lowerLetter"/>
      <w:lvlText w:val="%5."/>
      <w:lvlJc w:val="left"/>
      <w:pPr>
        <w:ind w:left="3600" w:hanging="360"/>
      </w:pPr>
    </w:lvl>
    <w:lvl w:ilvl="5" w:tplc="1A161D4E">
      <w:start w:val="1"/>
      <w:numFmt w:val="lowerRoman"/>
      <w:lvlText w:val="%6."/>
      <w:lvlJc w:val="right"/>
      <w:pPr>
        <w:ind w:left="4320" w:hanging="180"/>
      </w:pPr>
    </w:lvl>
    <w:lvl w:ilvl="6" w:tplc="8C7CFA4E">
      <w:start w:val="1"/>
      <w:numFmt w:val="decimal"/>
      <w:lvlText w:val="%7."/>
      <w:lvlJc w:val="left"/>
      <w:pPr>
        <w:ind w:left="5040" w:hanging="360"/>
      </w:pPr>
    </w:lvl>
    <w:lvl w:ilvl="7" w:tplc="47A26670">
      <w:start w:val="1"/>
      <w:numFmt w:val="lowerLetter"/>
      <w:lvlText w:val="%8."/>
      <w:lvlJc w:val="left"/>
      <w:pPr>
        <w:ind w:left="5760" w:hanging="360"/>
      </w:pPr>
    </w:lvl>
    <w:lvl w:ilvl="8" w:tplc="6F544AC2">
      <w:start w:val="1"/>
      <w:numFmt w:val="lowerRoman"/>
      <w:lvlText w:val="%9."/>
      <w:lvlJc w:val="right"/>
      <w:pPr>
        <w:ind w:left="6480" w:hanging="180"/>
      </w:pPr>
    </w:lvl>
  </w:abstractNum>
  <w:abstractNum w:abstractNumId="10" w15:restartNumberingAfterBreak="0">
    <w:nsid w:val="29A30345"/>
    <w:multiLevelType w:val="hybridMultilevel"/>
    <w:tmpl w:val="4AAAA9C6"/>
    <w:lvl w:ilvl="0" w:tplc="AD7E5A70">
      <w:start w:val="1"/>
      <w:numFmt w:val="decimal"/>
      <w:lvlText w:val="%1."/>
      <w:lvlJc w:val="left"/>
      <w:pPr>
        <w:ind w:left="839" w:hanging="352"/>
      </w:pPr>
      <w:rPr>
        <w:rFonts w:ascii="Calibri" w:eastAsia="Calibri" w:hAnsi="Calibri" w:cs="Calibri" w:hint="default"/>
        <w:b w:val="0"/>
        <w:bCs w:val="0"/>
        <w:i w:val="0"/>
        <w:iCs w:val="0"/>
        <w:spacing w:val="-2"/>
        <w:w w:val="101"/>
        <w:sz w:val="22"/>
        <w:szCs w:val="22"/>
        <w:lang w:val="en-US" w:eastAsia="en-US" w:bidi="ar-SA"/>
      </w:rPr>
    </w:lvl>
    <w:lvl w:ilvl="1" w:tplc="1540ADF6">
      <w:numFmt w:val="bullet"/>
      <w:lvlText w:val=""/>
      <w:lvlJc w:val="left"/>
      <w:pPr>
        <w:ind w:left="839" w:hanging="353"/>
      </w:pPr>
      <w:rPr>
        <w:rFonts w:ascii="Symbol" w:eastAsia="Symbol" w:hAnsi="Symbol" w:cs="Symbol" w:hint="default"/>
        <w:b w:val="0"/>
        <w:bCs w:val="0"/>
        <w:i w:val="0"/>
        <w:iCs w:val="0"/>
        <w:w w:val="101"/>
        <w:sz w:val="22"/>
        <w:szCs w:val="22"/>
        <w:lang w:val="en-US" w:eastAsia="en-US" w:bidi="ar-SA"/>
      </w:rPr>
    </w:lvl>
    <w:lvl w:ilvl="2" w:tplc="2E4C98D4">
      <w:numFmt w:val="bullet"/>
      <w:lvlText w:val="o"/>
      <w:lvlJc w:val="left"/>
      <w:pPr>
        <w:ind w:left="1561" w:hanging="352"/>
      </w:pPr>
      <w:rPr>
        <w:rFonts w:ascii="Courier New" w:eastAsia="Courier New" w:hAnsi="Courier New" w:cs="Courier New" w:hint="default"/>
        <w:b w:val="0"/>
        <w:bCs w:val="0"/>
        <w:i w:val="0"/>
        <w:iCs w:val="0"/>
        <w:w w:val="101"/>
        <w:sz w:val="22"/>
        <w:szCs w:val="22"/>
        <w:lang w:val="en-US" w:eastAsia="en-US" w:bidi="ar-SA"/>
      </w:rPr>
    </w:lvl>
    <w:lvl w:ilvl="3" w:tplc="6B3A3074">
      <w:numFmt w:val="bullet"/>
      <w:lvlText w:val="•"/>
      <w:lvlJc w:val="left"/>
      <w:pPr>
        <w:ind w:left="3408" w:hanging="352"/>
      </w:pPr>
      <w:rPr>
        <w:rFonts w:hint="default"/>
        <w:lang w:val="en-US" w:eastAsia="en-US" w:bidi="ar-SA"/>
      </w:rPr>
    </w:lvl>
    <w:lvl w:ilvl="4" w:tplc="4B42A8DC">
      <w:numFmt w:val="bullet"/>
      <w:lvlText w:val="•"/>
      <w:lvlJc w:val="left"/>
      <w:pPr>
        <w:ind w:left="4333" w:hanging="352"/>
      </w:pPr>
      <w:rPr>
        <w:rFonts w:hint="default"/>
        <w:lang w:val="en-US" w:eastAsia="en-US" w:bidi="ar-SA"/>
      </w:rPr>
    </w:lvl>
    <w:lvl w:ilvl="5" w:tplc="6E0C2784">
      <w:numFmt w:val="bullet"/>
      <w:lvlText w:val="•"/>
      <w:lvlJc w:val="left"/>
      <w:pPr>
        <w:ind w:left="5257" w:hanging="352"/>
      </w:pPr>
      <w:rPr>
        <w:rFonts w:hint="default"/>
        <w:lang w:val="en-US" w:eastAsia="en-US" w:bidi="ar-SA"/>
      </w:rPr>
    </w:lvl>
    <w:lvl w:ilvl="6" w:tplc="5E22A452">
      <w:numFmt w:val="bullet"/>
      <w:lvlText w:val="•"/>
      <w:lvlJc w:val="left"/>
      <w:pPr>
        <w:ind w:left="6182" w:hanging="352"/>
      </w:pPr>
      <w:rPr>
        <w:rFonts w:hint="default"/>
        <w:lang w:val="en-US" w:eastAsia="en-US" w:bidi="ar-SA"/>
      </w:rPr>
    </w:lvl>
    <w:lvl w:ilvl="7" w:tplc="6A1AF3DC">
      <w:numFmt w:val="bullet"/>
      <w:lvlText w:val="•"/>
      <w:lvlJc w:val="left"/>
      <w:pPr>
        <w:ind w:left="7106" w:hanging="352"/>
      </w:pPr>
      <w:rPr>
        <w:rFonts w:hint="default"/>
        <w:lang w:val="en-US" w:eastAsia="en-US" w:bidi="ar-SA"/>
      </w:rPr>
    </w:lvl>
    <w:lvl w:ilvl="8" w:tplc="C68ED3D2">
      <w:numFmt w:val="bullet"/>
      <w:lvlText w:val="•"/>
      <w:lvlJc w:val="left"/>
      <w:pPr>
        <w:ind w:left="8031" w:hanging="352"/>
      </w:pPr>
      <w:rPr>
        <w:rFonts w:hint="default"/>
        <w:lang w:val="en-US" w:eastAsia="en-US" w:bidi="ar-SA"/>
      </w:rPr>
    </w:lvl>
  </w:abstractNum>
  <w:abstractNum w:abstractNumId="11" w15:restartNumberingAfterBreak="0">
    <w:nsid w:val="2DC104F4"/>
    <w:multiLevelType w:val="hybridMultilevel"/>
    <w:tmpl w:val="8C8C7C6E"/>
    <w:lvl w:ilvl="0" w:tplc="107E3528">
      <w:start w:val="1"/>
      <w:numFmt w:val="decimal"/>
      <w:lvlText w:val="%1."/>
      <w:lvlJc w:val="left"/>
      <w:pPr>
        <w:ind w:left="839" w:hanging="352"/>
      </w:pPr>
      <w:rPr>
        <w:rFonts w:ascii="Calibri" w:eastAsia="Calibri" w:hAnsi="Calibri" w:cs="Calibri" w:hint="default"/>
        <w:b w:val="0"/>
        <w:bCs w:val="0"/>
        <w:i w:val="0"/>
        <w:iCs w:val="0"/>
        <w:spacing w:val="-2"/>
        <w:w w:val="101"/>
        <w:sz w:val="22"/>
        <w:szCs w:val="22"/>
        <w:lang w:val="en-US" w:eastAsia="en-US" w:bidi="ar-SA"/>
      </w:rPr>
    </w:lvl>
    <w:lvl w:ilvl="1" w:tplc="8A8EF3CC">
      <w:numFmt w:val="bullet"/>
      <w:lvlText w:val=""/>
      <w:lvlJc w:val="left"/>
      <w:pPr>
        <w:ind w:left="840" w:hanging="353"/>
      </w:pPr>
      <w:rPr>
        <w:rFonts w:ascii="Symbol" w:eastAsia="Symbol" w:hAnsi="Symbol" w:cs="Symbol" w:hint="default"/>
        <w:b w:val="0"/>
        <w:bCs w:val="0"/>
        <w:i w:val="0"/>
        <w:iCs w:val="0"/>
        <w:w w:val="101"/>
        <w:sz w:val="22"/>
        <w:szCs w:val="22"/>
        <w:lang w:val="en-US" w:eastAsia="en-US" w:bidi="ar-SA"/>
      </w:rPr>
    </w:lvl>
    <w:lvl w:ilvl="2" w:tplc="8C46DB02">
      <w:numFmt w:val="bullet"/>
      <w:lvlText w:val="o"/>
      <w:lvlJc w:val="left"/>
      <w:pPr>
        <w:ind w:left="1560" w:hanging="352"/>
      </w:pPr>
      <w:rPr>
        <w:rFonts w:ascii="Courier New" w:eastAsia="Courier New" w:hAnsi="Courier New" w:cs="Courier New" w:hint="default"/>
        <w:b w:val="0"/>
        <w:bCs w:val="0"/>
        <w:i w:val="0"/>
        <w:iCs w:val="0"/>
        <w:w w:val="101"/>
        <w:sz w:val="22"/>
        <w:szCs w:val="22"/>
        <w:lang w:val="en-US" w:eastAsia="en-US" w:bidi="ar-SA"/>
      </w:rPr>
    </w:lvl>
    <w:lvl w:ilvl="3" w:tplc="62E8DD1E">
      <w:numFmt w:val="bullet"/>
      <w:lvlText w:val="•"/>
      <w:lvlJc w:val="left"/>
      <w:pPr>
        <w:ind w:left="3408" w:hanging="352"/>
      </w:pPr>
      <w:rPr>
        <w:rFonts w:hint="default"/>
        <w:lang w:val="en-US" w:eastAsia="en-US" w:bidi="ar-SA"/>
      </w:rPr>
    </w:lvl>
    <w:lvl w:ilvl="4" w:tplc="5BCE6F98">
      <w:numFmt w:val="bullet"/>
      <w:lvlText w:val="•"/>
      <w:lvlJc w:val="left"/>
      <w:pPr>
        <w:ind w:left="4333" w:hanging="352"/>
      </w:pPr>
      <w:rPr>
        <w:rFonts w:hint="default"/>
        <w:lang w:val="en-US" w:eastAsia="en-US" w:bidi="ar-SA"/>
      </w:rPr>
    </w:lvl>
    <w:lvl w:ilvl="5" w:tplc="9DDA5054">
      <w:numFmt w:val="bullet"/>
      <w:lvlText w:val="•"/>
      <w:lvlJc w:val="left"/>
      <w:pPr>
        <w:ind w:left="5257" w:hanging="352"/>
      </w:pPr>
      <w:rPr>
        <w:rFonts w:hint="default"/>
        <w:lang w:val="en-US" w:eastAsia="en-US" w:bidi="ar-SA"/>
      </w:rPr>
    </w:lvl>
    <w:lvl w:ilvl="6" w:tplc="35FEC8D8">
      <w:numFmt w:val="bullet"/>
      <w:lvlText w:val="•"/>
      <w:lvlJc w:val="left"/>
      <w:pPr>
        <w:ind w:left="6182" w:hanging="352"/>
      </w:pPr>
      <w:rPr>
        <w:rFonts w:hint="default"/>
        <w:lang w:val="en-US" w:eastAsia="en-US" w:bidi="ar-SA"/>
      </w:rPr>
    </w:lvl>
    <w:lvl w:ilvl="7" w:tplc="9326B482">
      <w:numFmt w:val="bullet"/>
      <w:lvlText w:val="•"/>
      <w:lvlJc w:val="left"/>
      <w:pPr>
        <w:ind w:left="7106" w:hanging="352"/>
      </w:pPr>
      <w:rPr>
        <w:rFonts w:hint="default"/>
        <w:lang w:val="en-US" w:eastAsia="en-US" w:bidi="ar-SA"/>
      </w:rPr>
    </w:lvl>
    <w:lvl w:ilvl="8" w:tplc="5FE8ACA4">
      <w:numFmt w:val="bullet"/>
      <w:lvlText w:val="•"/>
      <w:lvlJc w:val="left"/>
      <w:pPr>
        <w:ind w:left="8031" w:hanging="352"/>
      </w:pPr>
      <w:rPr>
        <w:rFonts w:hint="default"/>
        <w:lang w:val="en-US" w:eastAsia="en-US" w:bidi="ar-SA"/>
      </w:rPr>
    </w:lvl>
  </w:abstractNum>
  <w:abstractNum w:abstractNumId="12" w15:restartNumberingAfterBreak="0">
    <w:nsid w:val="2FF047B8"/>
    <w:multiLevelType w:val="hybridMultilevel"/>
    <w:tmpl w:val="38268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8A1E03"/>
    <w:multiLevelType w:val="hybridMultilevel"/>
    <w:tmpl w:val="0F00F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BF47DE"/>
    <w:multiLevelType w:val="hybridMultilevel"/>
    <w:tmpl w:val="2698DA5A"/>
    <w:lvl w:ilvl="0" w:tplc="CB7879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E656B9F"/>
    <w:multiLevelType w:val="hybridMultilevel"/>
    <w:tmpl w:val="E86E85FA"/>
    <w:lvl w:ilvl="0" w:tplc="70D62992">
      <w:numFmt w:val="bullet"/>
      <w:lvlText w:val=""/>
      <w:lvlJc w:val="left"/>
      <w:pPr>
        <w:ind w:left="472" w:hanging="353"/>
      </w:pPr>
      <w:rPr>
        <w:rFonts w:ascii="Symbol" w:eastAsia="Symbol" w:hAnsi="Symbol" w:cs="Symbol" w:hint="default"/>
        <w:b w:val="0"/>
        <w:bCs w:val="0"/>
        <w:i w:val="0"/>
        <w:iCs w:val="0"/>
        <w:w w:val="101"/>
        <w:sz w:val="22"/>
        <w:szCs w:val="22"/>
        <w:lang w:val="en-US" w:eastAsia="en-US" w:bidi="ar-SA"/>
      </w:rPr>
    </w:lvl>
    <w:lvl w:ilvl="1" w:tplc="04090003" w:tentative="1">
      <w:start w:val="1"/>
      <w:numFmt w:val="bullet"/>
      <w:lvlText w:val="o"/>
      <w:lvlJc w:val="left"/>
      <w:pPr>
        <w:ind w:left="1072" w:hanging="360"/>
      </w:pPr>
      <w:rPr>
        <w:rFonts w:ascii="Courier New" w:hAnsi="Courier New" w:cs="Courier New" w:hint="default"/>
      </w:rPr>
    </w:lvl>
    <w:lvl w:ilvl="2" w:tplc="04090005" w:tentative="1">
      <w:start w:val="1"/>
      <w:numFmt w:val="bullet"/>
      <w:lvlText w:val=""/>
      <w:lvlJc w:val="left"/>
      <w:pPr>
        <w:ind w:left="1792" w:hanging="360"/>
      </w:pPr>
      <w:rPr>
        <w:rFonts w:ascii="Wingdings" w:hAnsi="Wingdings" w:hint="default"/>
      </w:rPr>
    </w:lvl>
    <w:lvl w:ilvl="3" w:tplc="04090001" w:tentative="1">
      <w:start w:val="1"/>
      <w:numFmt w:val="bullet"/>
      <w:lvlText w:val=""/>
      <w:lvlJc w:val="left"/>
      <w:pPr>
        <w:ind w:left="2512" w:hanging="360"/>
      </w:pPr>
      <w:rPr>
        <w:rFonts w:ascii="Symbol" w:hAnsi="Symbol" w:hint="default"/>
      </w:rPr>
    </w:lvl>
    <w:lvl w:ilvl="4" w:tplc="04090003" w:tentative="1">
      <w:start w:val="1"/>
      <w:numFmt w:val="bullet"/>
      <w:lvlText w:val="o"/>
      <w:lvlJc w:val="left"/>
      <w:pPr>
        <w:ind w:left="3232" w:hanging="360"/>
      </w:pPr>
      <w:rPr>
        <w:rFonts w:ascii="Courier New" w:hAnsi="Courier New" w:cs="Courier New" w:hint="default"/>
      </w:rPr>
    </w:lvl>
    <w:lvl w:ilvl="5" w:tplc="04090005" w:tentative="1">
      <w:start w:val="1"/>
      <w:numFmt w:val="bullet"/>
      <w:lvlText w:val=""/>
      <w:lvlJc w:val="left"/>
      <w:pPr>
        <w:ind w:left="3952" w:hanging="360"/>
      </w:pPr>
      <w:rPr>
        <w:rFonts w:ascii="Wingdings" w:hAnsi="Wingdings" w:hint="default"/>
      </w:rPr>
    </w:lvl>
    <w:lvl w:ilvl="6" w:tplc="04090001" w:tentative="1">
      <w:start w:val="1"/>
      <w:numFmt w:val="bullet"/>
      <w:lvlText w:val=""/>
      <w:lvlJc w:val="left"/>
      <w:pPr>
        <w:ind w:left="4672" w:hanging="360"/>
      </w:pPr>
      <w:rPr>
        <w:rFonts w:ascii="Symbol" w:hAnsi="Symbol" w:hint="default"/>
      </w:rPr>
    </w:lvl>
    <w:lvl w:ilvl="7" w:tplc="04090003" w:tentative="1">
      <w:start w:val="1"/>
      <w:numFmt w:val="bullet"/>
      <w:lvlText w:val="o"/>
      <w:lvlJc w:val="left"/>
      <w:pPr>
        <w:ind w:left="5392" w:hanging="360"/>
      </w:pPr>
      <w:rPr>
        <w:rFonts w:ascii="Courier New" w:hAnsi="Courier New" w:cs="Courier New" w:hint="default"/>
      </w:rPr>
    </w:lvl>
    <w:lvl w:ilvl="8" w:tplc="04090005" w:tentative="1">
      <w:start w:val="1"/>
      <w:numFmt w:val="bullet"/>
      <w:lvlText w:val=""/>
      <w:lvlJc w:val="left"/>
      <w:pPr>
        <w:ind w:left="6112" w:hanging="360"/>
      </w:pPr>
      <w:rPr>
        <w:rFonts w:ascii="Wingdings" w:hAnsi="Wingdings" w:hint="default"/>
      </w:rPr>
    </w:lvl>
  </w:abstractNum>
  <w:abstractNum w:abstractNumId="16" w15:restartNumberingAfterBreak="0">
    <w:nsid w:val="3EA4494E"/>
    <w:multiLevelType w:val="hybridMultilevel"/>
    <w:tmpl w:val="FABA492E"/>
    <w:lvl w:ilvl="0" w:tplc="DDE4058E">
      <w:numFmt w:val="bullet"/>
      <w:lvlText w:val=""/>
      <w:lvlJc w:val="left"/>
      <w:pPr>
        <w:ind w:left="840" w:hanging="353"/>
      </w:pPr>
      <w:rPr>
        <w:rFonts w:ascii="Symbol" w:eastAsia="Symbol" w:hAnsi="Symbol" w:cs="Symbol" w:hint="default"/>
        <w:b w:val="0"/>
        <w:bCs w:val="0"/>
        <w:i w:val="0"/>
        <w:iCs w:val="0"/>
        <w:w w:val="101"/>
        <w:sz w:val="22"/>
        <w:szCs w:val="22"/>
        <w:lang w:val="en-US" w:eastAsia="en-US" w:bidi="ar-SA"/>
      </w:rPr>
    </w:lvl>
    <w:lvl w:ilvl="1" w:tplc="8B829B82">
      <w:numFmt w:val="bullet"/>
      <w:lvlText w:val="•"/>
      <w:lvlJc w:val="left"/>
      <w:pPr>
        <w:ind w:left="1744" w:hanging="353"/>
      </w:pPr>
      <w:rPr>
        <w:rFonts w:hint="default"/>
        <w:lang w:val="en-US" w:eastAsia="en-US" w:bidi="ar-SA"/>
      </w:rPr>
    </w:lvl>
    <w:lvl w:ilvl="2" w:tplc="3FDE81B2">
      <w:numFmt w:val="bullet"/>
      <w:lvlText w:val="•"/>
      <w:lvlJc w:val="left"/>
      <w:pPr>
        <w:ind w:left="2648" w:hanging="353"/>
      </w:pPr>
      <w:rPr>
        <w:rFonts w:hint="default"/>
        <w:lang w:val="en-US" w:eastAsia="en-US" w:bidi="ar-SA"/>
      </w:rPr>
    </w:lvl>
    <w:lvl w:ilvl="3" w:tplc="18B4FF16">
      <w:numFmt w:val="bullet"/>
      <w:lvlText w:val="•"/>
      <w:lvlJc w:val="left"/>
      <w:pPr>
        <w:ind w:left="3552" w:hanging="353"/>
      </w:pPr>
      <w:rPr>
        <w:rFonts w:hint="default"/>
        <w:lang w:val="en-US" w:eastAsia="en-US" w:bidi="ar-SA"/>
      </w:rPr>
    </w:lvl>
    <w:lvl w:ilvl="4" w:tplc="BCB4EA72">
      <w:numFmt w:val="bullet"/>
      <w:lvlText w:val="•"/>
      <w:lvlJc w:val="left"/>
      <w:pPr>
        <w:ind w:left="4456" w:hanging="353"/>
      </w:pPr>
      <w:rPr>
        <w:rFonts w:hint="default"/>
        <w:lang w:val="en-US" w:eastAsia="en-US" w:bidi="ar-SA"/>
      </w:rPr>
    </w:lvl>
    <w:lvl w:ilvl="5" w:tplc="D9A654E2">
      <w:numFmt w:val="bullet"/>
      <w:lvlText w:val="•"/>
      <w:lvlJc w:val="left"/>
      <w:pPr>
        <w:ind w:left="5360" w:hanging="353"/>
      </w:pPr>
      <w:rPr>
        <w:rFonts w:hint="default"/>
        <w:lang w:val="en-US" w:eastAsia="en-US" w:bidi="ar-SA"/>
      </w:rPr>
    </w:lvl>
    <w:lvl w:ilvl="6" w:tplc="F34EBF44">
      <w:numFmt w:val="bullet"/>
      <w:lvlText w:val="•"/>
      <w:lvlJc w:val="left"/>
      <w:pPr>
        <w:ind w:left="6264" w:hanging="353"/>
      </w:pPr>
      <w:rPr>
        <w:rFonts w:hint="default"/>
        <w:lang w:val="en-US" w:eastAsia="en-US" w:bidi="ar-SA"/>
      </w:rPr>
    </w:lvl>
    <w:lvl w:ilvl="7" w:tplc="16982800">
      <w:numFmt w:val="bullet"/>
      <w:lvlText w:val="•"/>
      <w:lvlJc w:val="left"/>
      <w:pPr>
        <w:ind w:left="7168" w:hanging="353"/>
      </w:pPr>
      <w:rPr>
        <w:rFonts w:hint="default"/>
        <w:lang w:val="en-US" w:eastAsia="en-US" w:bidi="ar-SA"/>
      </w:rPr>
    </w:lvl>
    <w:lvl w:ilvl="8" w:tplc="FB720B8E">
      <w:numFmt w:val="bullet"/>
      <w:lvlText w:val="•"/>
      <w:lvlJc w:val="left"/>
      <w:pPr>
        <w:ind w:left="8072" w:hanging="353"/>
      </w:pPr>
      <w:rPr>
        <w:rFonts w:hint="default"/>
        <w:lang w:val="en-US" w:eastAsia="en-US" w:bidi="ar-SA"/>
      </w:rPr>
    </w:lvl>
  </w:abstractNum>
  <w:abstractNum w:abstractNumId="17" w15:restartNumberingAfterBreak="0">
    <w:nsid w:val="4D625EAD"/>
    <w:multiLevelType w:val="hybridMultilevel"/>
    <w:tmpl w:val="B1A6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EC7CBA"/>
    <w:multiLevelType w:val="hybridMultilevel"/>
    <w:tmpl w:val="905A6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F477F3"/>
    <w:multiLevelType w:val="hybridMultilevel"/>
    <w:tmpl w:val="ED880674"/>
    <w:lvl w:ilvl="0" w:tplc="DFE27FAC">
      <w:start w:val="1"/>
      <w:numFmt w:val="decimal"/>
      <w:lvlText w:val="%1."/>
      <w:lvlJc w:val="left"/>
      <w:pPr>
        <w:ind w:left="839" w:hanging="352"/>
      </w:pPr>
      <w:rPr>
        <w:rFonts w:ascii="Calibri" w:eastAsia="Calibri" w:hAnsi="Calibri" w:cs="Calibri" w:hint="default"/>
        <w:b w:val="0"/>
        <w:bCs w:val="0"/>
        <w:i w:val="0"/>
        <w:iCs w:val="0"/>
        <w:spacing w:val="-2"/>
        <w:w w:val="101"/>
        <w:sz w:val="22"/>
        <w:szCs w:val="22"/>
        <w:lang w:val="en-US" w:eastAsia="en-US" w:bidi="ar-SA"/>
      </w:rPr>
    </w:lvl>
    <w:lvl w:ilvl="1" w:tplc="6FD6E894">
      <w:numFmt w:val="bullet"/>
      <w:lvlText w:val=""/>
      <w:lvlJc w:val="left"/>
      <w:pPr>
        <w:ind w:left="840" w:hanging="353"/>
      </w:pPr>
      <w:rPr>
        <w:rFonts w:ascii="Symbol" w:eastAsia="Symbol" w:hAnsi="Symbol" w:cs="Symbol" w:hint="default"/>
        <w:b w:val="0"/>
        <w:bCs w:val="0"/>
        <w:i w:val="0"/>
        <w:iCs w:val="0"/>
        <w:w w:val="101"/>
        <w:sz w:val="22"/>
        <w:szCs w:val="22"/>
        <w:lang w:val="en-US" w:eastAsia="en-US" w:bidi="ar-SA"/>
      </w:rPr>
    </w:lvl>
    <w:lvl w:ilvl="2" w:tplc="072EBB50">
      <w:numFmt w:val="bullet"/>
      <w:lvlText w:val="•"/>
      <w:lvlJc w:val="left"/>
      <w:pPr>
        <w:ind w:left="2648" w:hanging="353"/>
      </w:pPr>
      <w:rPr>
        <w:rFonts w:hint="default"/>
        <w:lang w:val="en-US" w:eastAsia="en-US" w:bidi="ar-SA"/>
      </w:rPr>
    </w:lvl>
    <w:lvl w:ilvl="3" w:tplc="7DEE7850">
      <w:numFmt w:val="bullet"/>
      <w:lvlText w:val="•"/>
      <w:lvlJc w:val="left"/>
      <w:pPr>
        <w:ind w:left="3552" w:hanging="353"/>
      </w:pPr>
      <w:rPr>
        <w:rFonts w:hint="default"/>
        <w:lang w:val="en-US" w:eastAsia="en-US" w:bidi="ar-SA"/>
      </w:rPr>
    </w:lvl>
    <w:lvl w:ilvl="4" w:tplc="FCA633AE">
      <w:numFmt w:val="bullet"/>
      <w:lvlText w:val="•"/>
      <w:lvlJc w:val="left"/>
      <w:pPr>
        <w:ind w:left="4456" w:hanging="353"/>
      </w:pPr>
      <w:rPr>
        <w:rFonts w:hint="default"/>
        <w:lang w:val="en-US" w:eastAsia="en-US" w:bidi="ar-SA"/>
      </w:rPr>
    </w:lvl>
    <w:lvl w:ilvl="5" w:tplc="E4AC588A">
      <w:numFmt w:val="bullet"/>
      <w:lvlText w:val="•"/>
      <w:lvlJc w:val="left"/>
      <w:pPr>
        <w:ind w:left="5360" w:hanging="353"/>
      </w:pPr>
      <w:rPr>
        <w:rFonts w:hint="default"/>
        <w:lang w:val="en-US" w:eastAsia="en-US" w:bidi="ar-SA"/>
      </w:rPr>
    </w:lvl>
    <w:lvl w:ilvl="6" w:tplc="0B16A0D8">
      <w:numFmt w:val="bullet"/>
      <w:lvlText w:val="•"/>
      <w:lvlJc w:val="left"/>
      <w:pPr>
        <w:ind w:left="6264" w:hanging="353"/>
      </w:pPr>
      <w:rPr>
        <w:rFonts w:hint="default"/>
        <w:lang w:val="en-US" w:eastAsia="en-US" w:bidi="ar-SA"/>
      </w:rPr>
    </w:lvl>
    <w:lvl w:ilvl="7" w:tplc="2FAC37C2">
      <w:numFmt w:val="bullet"/>
      <w:lvlText w:val="•"/>
      <w:lvlJc w:val="left"/>
      <w:pPr>
        <w:ind w:left="7168" w:hanging="353"/>
      </w:pPr>
      <w:rPr>
        <w:rFonts w:hint="default"/>
        <w:lang w:val="en-US" w:eastAsia="en-US" w:bidi="ar-SA"/>
      </w:rPr>
    </w:lvl>
    <w:lvl w:ilvl="8" w:tplc="662C0D50">
      <w:numFmt w:val="bullet"/>
      <w:lvlText w:val="•"/>
      <w:lvlJc w:val="left"/>
      <w:pPr>
        <w:ind w:left="8072" w:hanging="353"/>
      </w:pPr>
      <w:rPr>
        <w:rFonts w:hint="default"/>
        <w:lang w:val="en-US" w:eastAsia="en-US" w:bidi="ar-SA"/>
      </w:rPr>
    </w:lvl>
  </w:abstractNum>
  <w:abstractNum w:abstractNumId="20" w15:restartNumberingAfterBreak="0">
    <w:nsid w:val="54951F5F"/>
    <w:multiLevelType w:val="hybridMultilevel"/>
    <w:tmpl w:val="45DA204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6FA9CE3"/>
    <w:multiLevelType w:val="hybridMultilevel"/>
    <w:tmpl w:val="FFFFFFFF"/>
    <w:lvl w:ilvl="0" w:tplc="CBCE535A">
      <w:start w:val="1"/>
      <w:numFmt w:val="bullet"/>
      <w:lvlText w:val=""/>
      <w:lvlJc w:val="left"/>
      <w:pPr>
        <w:ind w:left="720" w:hanging="360"/>
      </w:pPr>
      <w:rPr>
        <w:rFonts w:ascii="Symbol" w:hAnsi="Symbol" w:hint="default"/>
      </w:rPr>
    </w:lvl>
    <w:lvl w:ilvl="1" w:tplc="2B5E2FEE">
      <w:start w:val="1"/>
      <w:numFmt w:val="bullet"/>
      <w:lvlText w:val="o"/>
      <w:lvlJc w:val="left"/>
      <w:pPr>
        <w:ind w:left="1440" w:hanging="360"/>
      </w:pPr>
      <w:rPr>
        <w:rFonts w:ascii="Courier New" w:hAnsi="Courier New" w:hint="default"/>
      </w:rPr>
    </w:lvl>
    <w:lvl w:ilvl="2" w:tplc="1624D192">
      <w:start w:val="1"/>
      <w:numFmt w:val="bullet"/>
      <w:lvlText w:val=""/>
      <w:lvlJc w:val="left"/>
      <w:pPr>
        <w:ind w:left="2160" w:hanging="360"/>
      </w:pPr>
      <w:rPr>
        <w:rFonts w:ascii="Wingdings" w:hAnsi="Wingdings" w:hint="default"/>
      </w:rPr>
    </w:lvl>
    <w:lvl w:ilvl="3" w:tplc="6ADCF85A">
      <w:start w:val="1"/>
      <w:numFmt w:val="bullet"/>
      <w:lvlText w:val=""/>
      <w:lvlJc w:val="left"/>
      <w:pPr>
        <w:ind w:left="2880" w:hanging="360"/>
      </w:pPr>
      <w:rPr>
        <w:rFonts w:ascii="Symbol" w:hAnsi="Symbol" w:hint="default"/>
      </w:rPr>
    </w:lvl>
    <w:lvl w:ilvl="4" w:tplc="457C393A">
      <w:start w:val="1"/>
      <w:numFmt w:val="bullet"/>
      <w:lvlText w:val="o"/>
      <w:lvlJc w:val="left"/>
      <w:pPr>
        <w:ind w:left="3600" w:hanging="360"/>
      </w:pPr>
      <w:rPr>
        <w:rFonts w:ascii="Courier New" w:hAnsi="Courier New" w:hint="default"/>
      </w:rPr>
    </w:lvl>
    <w:lvl w:ilvl="5" w:tplc="AE7E962C">
      <w:start w:val="1"/>
      <w:numFmt w:val="bullet"/>
      <w:lvlText w:val=""/>
      <w:lvlJc w:val="left"/>
      <w:pPr>
        <w:ind w:left="4320" w:hanging="360"/>
      </w:pPr>
      <w:rPr>
        <w:rFonts w:ascii="Wingdings" w:hAnsi="Wingdings" w:hint="default"/>
      </w:rPr>
    </w:lvl>
    <w:lvl w:ilvl="6" w:tplc="B7ACB768">
      <w:start w:val="1"/>
      <w:numFmt w:val="bullet"/>
      <w:lvlText w:val=""/>
      <w:lvlJc w:val="left"/>
      <w:pPr>
        <w:ind w:left="5040" w:hanging="360"/>
      </w:pPr>
      <w:rPr>
        <w:rFonts w:ascii="Symbol" w:hAnsi="Symbol" w:hint="default"/>
      </w:rPr>
    </w:lvl>
    <w:lvl w:ilvl="7" w:tplc="9CDAC89C">
      <w:start w:val="1"/>
      <w:numFmt w:val="bullet"/>
      <w:lvlText w:val="o"/>
      <w:lvlJc w:val="left"/>
      <w:pPr>
        <w:ind w:left="5760" w:hanging="360"/>
      </w:pPr>
      <w:rPr>
        <w:rFonts w:ascii="Courier New" w:hAnsi="Courier New" w:hint="default"/>
      </w:rPr>
    </w:lvl>
    <w:lvl w:ilvl="8" w:tplc="7C3A3DE4">
      <w:start w:val="1"/>
      <w:numFmt w:val="bullet"/>
      <w:lvlText w:val=""/>
      <w:lvlJc w:val="left"/>
      <w:pPr>
        <w:ind w:left="6480" w:hanging="360"/>
      </w:pPr>
      <w:rPr>
        <w:rFonts w:ascii="Wingdings" w:hAnsi="Wingdings" w:hint="default"/>
      </w:rPr>
    </w:lvl>
  </w:abstractNum>
  <w:abstractNum w:abstractNumId="22" w15:restartNumberingAfterBreak="0">
    <w:nsid w:val="57756740"/>
    <w:multiLevelType w:val="hybridMultilevel"/>
    <w:tmpl w:val="8966A7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5C562F"/>
    <w:multiLevelType w:val="hybridMultilevel"/>
    <w:tmpl w:val="FF2CB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F71708"/>
    <w:multiLevelType w:val="hybridMultilevel"/>
    <w:tmpl w:val="8DA09B06"/>
    <w:lvl w:ilvl="0" w:tplc="FFFFFFFF">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4C02B2"/>
    <w:multiLevelType w:val="hybridMultilevel"/>
    <w:tmpl w:val="7E7CBD78"/>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C8614D6"/>
    <w:multiLevelType w:val="hybridMultilevel"/>
    <w:tmpl w:val="FC029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421B5C"/>
    <w:multiLevelType w:val="hybridMultilevel"/>
    <w:tmpl w:val="CA7C78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2225E7D"/>
    <w:multiLevelType w:val="hybridMultilevel"/>
    <w:tmpl w:val="4F140FEE"/>
    <w:lvl w:ilvl="0" w:tplc="9C2CAD08">
      <w:start w:val="1"/>
      <w:numFmt w:val="decimal"/>
      <w:lvlText w:val="%1."/>
      <w:lvlJc w:val="left"/>
      <w:pPr>
        <w:ind w:left="839" w:hanging="352"/>
      </w:pPr>
      <w:rPr>
        <w:rFonts w:ascii="Calibri" w:eastAsia="Calibri" w:hAnsi="Calibri" w:cs="Calibri" w:hint="default"/>
        <w:b w:val="0"/>
        <w:bCs w:val="0"/>
        <w:i w:val="0"/>
        <w:iCs w:val="0"/>
        <w:spacing w:val="-2"/>
        <w:w w:val="101"/>
        <w:sz w:val="22"/>
        <w:szCs w:val="22"/>
        <w:lang w:val="en-US" w:eastAsia="en-US" w:bidi="ar-SA"/>
      </w:rPr>
    </w:lvl>
    <w:lvl w:ilvl="1" w:tplc="A6FC946C">
      <w:numFmt w:val="bullet"/>
      <w:lvlText w:val="•"/>
      <w:lvlJc w:val="left"/>
      <w:pPr>
        <w:ind w:left="1744" w:hanging="352"/>
      </w:pPr>
      <w:rPr>
        <w:rFonts w:hint="default"/>
        <w:lang w:val="en-US" w:eastAsia="en-US" w:bidi="ar-SA"/>
      </w:rPr>
    </w:lvl>
    <w:lvl w:ilvl="2" w:tplc="94728076">
      <w:numFmt w:val="bullet"/>
      <w:lvlText w:val="•"/>
      <w:lvlJc w:val="left"/>
      <w:pPr>
        <w:ind w:left="2648" w:hanging="352"/>
      </w:pPr>
      <w:rPr>
        <w:rFonts w:hint="default"/>
        <w:lang w:val="en-US" w:eastAsia="en-US" w:bidi="ar-SA"/>
      </w:rPr>
    </w:lvl>
    <w:lvl w:ilvl="3" w:tplc="D2606E02">
      <w:numFmt w:val="bullet"/>
      <w:lvlText w:val="•"/>
      <w:lvlJc w:val="left"/>
      <w:pPr>
        <w:ind w:left="3552" w:hanging="352"/>
      </w:pPr>
      <w:rPr>
        <w:rFonts w:hint="default"/>
        <w:lang w:val="en-US" w:eastAsia="en-US" w:bidi="ar-SA"/>
      </w:rPr>
    </w:lvl>
    <w:lvl w:ilvl="4" w:tplc="D0CEED82">
      <w:numFmt w:val="bullet"/>
      <w:lvlText w:val="•"/>
      <w:lvlJc w:val="left"/>
      <w:pPr>
        <w:ind w:left="4456" w:hanging="352"/>
      </w:pPr>
      <w:rPr>
        <w:rFonts w:hint="default"/>
        <w:lang w:val="en-US" w:eastAsia="en-US" w:bidi="ar-SA"/>
      </w:rPr>
    </w:lvl>
    <w:lvl w:ilvl="5" w:tplc="54301ACE">
      <w:numFmt w:val="bullet"/>
      <w:lvlText w:val="•"/>
      <w:lvlJc w:val="left"/>
      <w:pPr>
        <w:ind w:left="5360" w:hanging="352"/>
      </w:pPr>
      <w:rPr>
        <w:rFonts w:hint="default"/>
        <w:lang w:val="en-US" w:eastAsia="en-US" w:bidi="ar-SA"/>
      </w:rPr>
    </w:lvl>
    <w:lvl w:ilvl="6" w:tplc="B7C44948">
      <w:numFmt w:val="bullet"/>
      <w:lvlText w:val="•"/>
      <w:lvlJc w:val="left"/>
      <w:pPr>
        <w:ind w:left="6264" w:hanging="352"/>
      </w:pPr>
      <w:rPr>
        <w:rFonts w:hint="default"/>
        <w:lang w:val="en-US" w:eastAsia="en-US" w:bidi="ar-SA"/>
      </w:rPr>
    </w:lvl>
    <w:lvl w:ilvl="7" w:tplc="D0D89600">
      <w:numFmt w:val="bullet"/>
      <w:lvlText w:val="•"/>
      <w:lvlJc w:val="left"/>
      <w:pPr>
        <w:ind w:left="7168" w:hanging="352"/>
      </w:pPr>
      <w:rPr>
        <w:rFonts w:hint="default"/>
        <w:lang w:val="en-US" w:eastAsia="en-US" w:bidi="ar-SA"/>
      </w:rPr>
    </w:lvl>
    <w:lvl w:ilvl="8" w:tplc="FB8E0ED8">
      <w:numFmt w:val="bullet"/>
      <w:lvlText w:val="•"/>
      <w:lvlJc w:val="left"/>
      <w:pPr>
        <w:ind w:left="8072" w:hanging="352"/>
      </w:pPr>
      <w:rPr>
        <w:rFonts w:hint="default"/>
        <w:lang w:val="en-US" w:eastAsia="en-US" w:bidi="ar-SA"/>
      </w:rPr>
    </w:lvl>
  </w:abstractNum>
  <w:abstractNum w:abstractNumId="29" w15:restartNumberingAfterBreak="0">
    <w:nsid w:val="72434B4F"/>
    <w:multiLevelType w:val="hybridMultilevel"/>
    <w:tmpl w:val="911A0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E7EE22"/>
    <w:multiLevelType w:val="hybridMultilevel"/>
    <w:tmpl w:val="FFFFFFFF"/>
    <w:lvl w:ilvl="0" w:tplc="9294B36C">
      <w:start w:val="1"/>
      <w:numFmt w:val="bullet"/>
      <w:lvlText w:val=""/>
      <w:lvlJc w:val="left"/>
      <w:pPr>
        <w:ind w:left="720" w:hanging="360"/>
      </w:pPr>
      <w:rPr>
        <w:rFonts w:ascii="Symbol" w:hAnsi="Symbol" w:hint="default"/>
      </w:rPr>
    </w:lvl>
    <w:lvl w:ilvl="1" w:tplc="BF02432C">
      <w:start w:val="1"/>
      <w:numFmt w:val="bullet"/>
      <w:lvlText w:val="o"/>
      <w:lvlJc w:val="left"/>
      <w:pPr>
        <w:ind w:left="1440" w:hanging="360"/>
      </w:pPr>
      <w:rPr>
        <w:rFonts w:ascii="Courier New" w:hAnsi="Courier New" w:hint="default"/>
      </w:rPr>
    </w:lvl>
    <w:lvl w:ilvl="2" w:tplc="576083B8">
      <w:start w:val="1"/>
      <w:numFmt w:val="bullet"/>
      <w:lvlText w:val=""/>
      <w:lvlJc w:val="left"/>
      <w:pPr>
        <w:ind w:left="2160" w:hanging="360"/>
      </w:pPr>
      <w:rPr>
        <w:rFonts w:ascii="Wingdings" w:hAnsi="Wingdings" w:hint="default"/>
      </w:rPr>
    </w:lvl>
    <w:lvl w:ilvl="3" w:tplc="A9C0BE50">
      <w:start w:val="1"/>
      <w:numFmt w:val="bullet"/>
      <w:lvlText w:val=""/>
      <w:lvlJc w:val="left"/>
      <w:pPr>
        <w:ind w:left="2880" w:hanging="360"/>
      </w:pPr>
      <w:rPr>
        <w:rFonts w:ascii="Symbol" w:hAnsi="Symbol" w:hint="default"/>
      </w:rPr>
    </w:lvl>
    <w:lvl w:ilvl="4" w:tplc="91F84946">
      <w:start w:val="1"/>
      <w:numFmt w:val="bullet"/>
      <w:lvlText w:val="o"/>
      <w:lvlJc w:val="left"/>
      <w:pPr>
        <w:ind w:left="3600" w:hanging="360"/>
      </w:pPr>
      <w:rPr>
        <w:rFonts w:ascii="Courier New" w:hAnsi="Courier New" w:hint="default"/>
      </w:rPr>
    </w:lvl>
    <w:lvl w:ilvl="5" w:tplc="71E04152">
      <w:start w:val="1"/>
      <w:numFmt w:val="bullet"/>
      <w:lvlText w:val=""/>
      <w:lvlJc w:val="left"/>
      <w:pPr>
        <w:ind w:left="4320" w:hanging="360"/>
      </w:pPr>
      <w:rPr>
        <w:rFonts w:ascii="Wingdings" w:hAnsi="Wingdings" w:hint="default"/>
      </w:rPr>
    </w:lvl>
    <w:lvl w:ilvl="6" w:tplc="685ACF10">
      <w:start w:val="1"/>
      <w:numFmt w:val="bullet"/>
      <w:lvlText w:val=""/>
      <w:lvlJc w:val="left"/>
      <w:pPr>
        <w:ind w:left="5040" w:hanging="360"/>
      </w:pPr>
      <w:rPr>
        <w:rFonts w:ascii="Symbol" w:hAnsi="Symbol" w:hint="default"/>
      </w:rPr>
    </w:lvl>
    <w:lvl w:ilvl="7" w:tplc="51989766">
      <w:start w:val="1"/>
      <w:numFmt w:val="bullet"/>
      <w:lvlText w:val="o"/>
      <w:lvlJc w:val="left"/>
      <w:pPr>
        <w:ind w:left="5760" w:hanging="360"/>
      </w:pPr>
      <w:rPr>
        <w:rFonts w:ascii="Courier New" w:hAnsi="Courier New" w:hint="default"/>
      </w:rPr>
    </w:lvl>
    <w:lvl w:ilvl="8" w:tplc="A6E06D3C">
      <w:start w:val="1"/>
      <w:numFmt w:val="bullet"/>
      <w:lvlText w:val=""/>
      <w:lvlJc w:val="left"/>
      <w:pPr>
        <w:ind w:left="6480" w:hanging="360"/>
      </w:pPr>
      <w:rPr>
        <w:rFonts w:ascii="Wingdings" w:hAnsi="Wingdings" w:hint="default"/>
      </w:rPr>
    </w:lvl>
  </w:abstractNum>
  <w:abstractNum w:abstractNumId="31" w15:restartNumberingAfterBreak="0">
    <w:nsid w:val="79230A21"/>
    <w:multiLevelType w:val="hybridMultilevel"/>
    <w:tmpl w:val="A9C0DA76"/>
    <w:lvl w:ilvl="0" w:tplc="81541CDA">
      <w:start w:val="1"/>
      <w:numFmt w:val="decimal"/>
      <w:lvlText w:val="%1."/>
      <w:lvlJc w:val="left"/>
      <w:pPr>
        <w:ind w:left="839" w:hanging="352"/>
      </w:pPr>
      <w:rPr>
        <w:rFonts w:ascii="Calibri" w:eastAsia="Calibri" w:hAnsi="Calibri" w:cs="Calibri" w:hint="default"/>
        <w:b w:val="0"/>
        <w:bCs w:val="0"/>
        <w:i w:val="0"/>
        <w:iCs w:val="0"/>
        <w:spacing w:val="-2"/>
        <w:w w:val="101"/>
        <w:sz w:val="22"/>
        <w:szCs w:val="22"/>
        <w:lang w:val="en-US" w:eastAsia="en-US" w:bidi="ar-SA"/>
      </w:rPr>
    </w:lvl>
    <w:lvl w:ilvl="1" w:tplc="3912E64C">
      <w:numFmt w:val="bullet"/>
      <w:lvlText w:val="•"/>
      <w:lvlJc w:val="left"/>
      <w:pPr>
        <w:ind w:left="1744" w:hanging="352"/>
      </w:pPr>
      <w:rPr>
        <w:rFonts w:hint="default"/>
        <w:lang w:val="en-US" w:eastAsia="en-US" w:bidi="ar-SA"/>
      </w:rPr>
    </w:lvl>
    <w:lvl w:ilvl="2" w:tplc="A2926B50">
      <w:numFmt w:val="bullet"/>
      <w:lvlText w:val="•"/>
      <w:lvlJc w:val="left"/>
      <w:pPr>
        <w:ind w:left="2648" w:hanging="352"/>
      </w:pPr>
      <w:rPr>
        <w:rFonts w:hint="default"/>
        <w:lang w:val="en-US" w:eastAsia="en-US" w:bidi="ar-SA"/>
      </w:rPr>
    </w:lvl>
    <w:lvl w:ilvl="3" w:tplc="5DF0332A">
      <w:numFmt w:val="bullet"/>
      <w:lvlText w:val="•"/>
      <w:lvlJc w:val="left"/>
      <w:pPr>
        <w:ind w:left="3552" w:hanging="352"/>
      </w:pPr>
      <w:rPr>
        <w:rFonts w:hint="default"/>
        <w:lang w:val="en-US" w:eastAsia="en-US" w:bidi="ar-SA"/>
      </w:rPr>
    </w:lvl>
    <w:lvl w:ilvl="4" w:tplc="2A1A8F46">
      <w:numFmt w:val="bullet"/>
      <w:lvlText w:val="•"/>
      <w:lvlJc w:val="left"/>
      <w:pPr>
        <w:ind w:left="4456" w:hanging="352"/>
      </w:pPr>
      <w:rPr>
        <w:rFonts w:hint="default"/>
        <w:lang w:val="en-US" w:eastAsia="en-US" w:bidi="ar-SA"/>
      </w:rPr>
    </w:lvl>
    <w:lvl w:ilvl="5" w:tplc="09E885BC">
      <w:numFmt w:val="bullet"/>
      <w:lvlText w:val="•"/>
      <w:lvlJc w:val="left"/>
      <w:pPr>
        <w:ind w:left="5360" w:hanging="352"/>
      </w:pPr>
      <w:rPr>
        <w:rFonts w:hint="default"/>
        <w:lang w:val="en-US" w:eastAsia="en-US" w:bidi="ar-SA"/>
      </w:rPr>
    </w:lvl>
    <w:lvl w:ilvl="6" w:tplc="2612EBFC">
      <w:numFmt w:val="bullet"/>
      <w:lvlText w:val="•"/>
      <w:lvlJc w:val="left"/>
      <w:pPr>
        <w:ind w:left="6264" w:hanging="352"/>
      </w:pPr>
      <w:rPr>
        <w:rFonts w:hint="default"/>
        <w:lang w:val="en-US" w:eastAsia="en-US" w:bidi="ar-SA"/>
      </w:rPr>
    </w:lvl>
    <w:lvl w:ilvl="7" w:tplc="AF38A5D6">
      <w:numFmt w:val="bullet"/>
      <w:lvlText w:val="•"/>
      <w:lvlJc w:val="left"/>
      <w:pPr>
        <w:ind w:left="7168" w:hanging="352"/>
      </w:pPr>
      <w:rPr>
        <w:rFonts w:hint="default"/>
        <w:lang w:val="en-US" w:eastAsia="en-US" w:bidi="ar-SA"/>
      </w:rPr>
    </w:lvl>
    <w:lvl w:ilvl="8" w:tplc="746017F2">
      <w:numFmt w:val="bullet"/>
      <w:lvlText w:val="•"/>
      <w:lvlJc w:val="left"/>
      <w:pPr>
        <w:ind w:left="8072" w:hanging="352"/>
      </w:pPr>
      <w:rPr>
        <w:rFonts w:hint="default"/>
        <w:lang w:val="en-US" w:eastAsia="en-US" w:bidi="ar-SA"/>
      </w:rPr>
    </w:lvl>
  </w:abstractNum>
  <w:abstractNum w:abstractNumId="32" w15:restartNumberingAfterBreak="0">
    <w:nsid w:val="7A0F594A"/>
    <w:multiLevelType w:val="hybridMultilevel"/>
    <w:tmpl w:val="B0EC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4863AD"/>
    <w:multiLevelType w:val="hybridMultilevel"/>
    <w:tmpl w:val="533A3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0547E8"/>
    <w:multiLevelType w:val="hybridMultilevel"/>
    <w:tmpl w:val="04CC4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A67BEE"/>
    <w:multiLevelType w:val="hybridMultilevel"/>
    <w:tmpl w:val="99D657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F2161C4"/>
    <w:multiLevelType w:val="hybridMultilevel"/>
    <w:tmpl w:val="B53E9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9870410">
    <w:abstractNumId w:val="9"/>
  </w:num>
  <w:num w:numId="2" w16cid:durableId="1432554549">
    <w:abstractNumId w:val="21"/>
  </w:num>
  <w:num w:numId="3" w16cid:durableId="755513199">
    <w:abstractNumId w:val="3"/>
  </w:num>
  <w:num w:numId="4" w16cid:durableId="654534235">
    <w:abstractNumId w:val="0"/>
  </w:num>
  <w:num w:numId="5" w16cid:durableId="1122770922">
    <w:abstractNumId w:val="24"/>
  </w:num>
  <w:num w:numId="6" w16cid:durableId="1107428697">
    <w:abstractNumId w:val="17"/>
  </w:num>
  <w:num w:numId="7" w16cid:durableId="1698500596">
    <w:abstractNumId w:val="12"/>
  </w:num>
  <w:num w:numId="8" w16cid:durableId="1723290759">
    <w:abstractNumId w:val="1"/>
  </w:num>
  <w:num w:numId="9" w16cid:durableId="1280066619">
    <w:abstractNumId w:val="15"/>
  </w:num>
  <w:num w:numId="10" w16cid:durableId="958950737">
    <w:abstractNumId w:val="20"/>
  </w:num>
  <w:num w:numId="11" w16cid:durableId="569271275">
    <w:abstractNumId w:val="26"/>
  </w:num>
  <w:num w:numId="12" w16cid:durableId="78715585">
    <w:abstractNumId w:val="2"/>
  </w:num>
  <w:num w:numId="13" w16cid:durableId="1500150251">
    <w:abstractNumId w:val="36"/>
  </w:num>
  <w:num w:numId="14" w16cid:durableId="333461047">
    <w:abstractNumId w:val="28"/>
  </w:num>
  <w:num w:numId="15" w16cid:durableId="2013220579">
    <w:abstractNumId w:val="31"/>
  </w:num>
  <w:num w:numId="16" w16cid:durableId="281109736">
    <w:abstractNumId w:val="22"/>
  </w:num>
  <w:num w:numId="17" w16cid:durableId="2111315358">
    <w:abstractNumId w:val="32"/>
  </w:num>
  <w:num w:numId="18" w16cid:durableId="2133015016">
    <w:abstractNumId w:val="10"/>
  </w:num>
  <w:num w:numId="19" w16cid:durableId="881400671">
    <w:abstractNumId w:val="19"/>
  </w:num>
  <w:num w:numId="20" w16cid:durableId="2023167357">
    <w:abstractNumId w:val="16"/>
  </w:num>
  <w:num w:numId="21" w16cid:durableId="359667780">
    <w:abstractNumId w:val="11"/>
  </w:num>
  <w:num w:numId="22" w16cid:durableId="1215890331">
    <w:abstractNumId w:val="7"/>
  </w:num>
  <w:num w:numId="23" w16cid:durableId="664864064">
    <w:abstractNumId w:val="6"/>
  </w:num>
  <w:num w:numId="24" w16cid:durableId="231087353">
    <w:abstractNumId w:val="25"/>
  </w:num>
  <w:num w:numId="25" w16cid:durableId="1473253880">
    <w:abstractNumId w:val="34"/>
  </w:num>
  <w:num w:numId="26" w16cid:durableId="111484764">
    <w:abstractNumId w:val="8"/>
  </w:num>
  <w:num w:numId="27" w16cid:durableId="490214931">
    <w:abstractNumId w:val="35"/>
  </w:num>
  <w:num w:numId="28" w16cid:durableId="782118321">
    <w:abstractNumId w:val="5"/>
  </w:num>
  <w:num w:numId="29" w16cid:durableId="1471011">
    <w:abstractNumId w:val="27"/>
  </w:num>
  <w:num w:numId="30" w16cid:durableId="1969777927">
    <w:abstractNumId w:val="33"/>
  </w:num>
  <w:num w:numId="31" w16cid:durableId="928348943">
    <w:abstractNumId w:val="13"/>
  </w:num>
  <w:num w:numId="32" w16cid:durableId="1070270416">
    <w:abstractNumId w:val="14"/>
  </w:num>
  <w:num w:numId="33" w16cid:durableId="1909268458">
    <w:abstractNumId w:val="30"/>
  </w:num>
  <w:num w:numId="34" w16cid:durableId="961034806">
    <w:abstractNumId w:val="4"/>
  </w:num>
  <w:num w:numId="35" w16cid:durableId="657148137">
    <w:abstractNumId w:val="23"/>
  </w:num>
  <w:num w:numId="36" w16cid:durableId="539250456">
    <w:abstractNumId w:val="24"/>
  </w:num>
  <w:num w:numId="37" w16cid:durableId="2024742151">
    <w:abstractNumId w:val="18"/>
  </w:num>
  <w:num w:numId="38" w16cid:durableId="1550220962">
    <w:abstractNumId w:val="29"/>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orward, Kelsey (DNR)">
    <w15:presenceInfo w15:providerId="AD" w15:userId="S::kelsey.forward@state.mn.us::b1bb99be-7ade-4896-ae7d-13b17da29e69"/>
  </w15:person>
  <w15:person w15:author="Fielding, Ellen (DNR)">
    <w15:presenceInfo w15:providerId="AD" w15:userId="S::ellen.fielding@state.mn.us::a8622cf6-44d8-41dc-85db-b39839184fe8"/>
  </w15:person>
  <w15:person w15:author="Farmer, John (DNR)">
    <w15:presenceInfo w15:providerId="AD" w15:userId="S::John.Farmer@state.mn.us::1f6da793-99fa-495b-8f8a-7b9cd7ea585f"/>
  </w15:person>
  <w15:person w15:author="Forward, Kelsey (DNR) [2]">
    <w15:presenceInfo w15:providerId="AD" w15:userId="S::Kelsey.Forward@state.mn.us::b1bb99be-7ade-4896-ae7d-13b17da29e69"/>
  </w15:person>
  <w15:person w15:author="Farmer, John (DNR) [2]">
    <w15:presenceInfo w15:providerId="AD" w15:userId="S::john.farmer@state.mn.us::1f6da793-99fa-495b-8f8a-7b9cd7ea585f"/>
  </w15:person>
  <w15:person w15:author="Johnson, Holly JE (DNR)">
    <w15:presenceInfo w15:providerId="AD" w15:userId="S::Holly.JE.Johnson@state.mn.us::fb91a992-e09a-406b-8d2b-c00eb30b4df1"/>
  </w15:person>
  <w15:person w15:author="Fielding, Ellen (DNR) [2]">
    <w15:presenceInfo w15:providerId="AD" w15:userId="S::Ellen.Fielding@state.mn.us::a8622cf6-44d8-41dc-85db-b39839184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977"/>
    <w:rsid w:val="00001025"/>
    <w:rsid w:val="00001E8E"/>
    <w:rsid w:val="00001F0C"/>
    <w:rsid w:val="00002C94"/>
    <w:rsid w:val="00002DEC"/>
    <w:rsid w:val="00002E11"/>
    <w:rsid w:val="000035D2"/>
    <w:rsid w:val="00003BBC"/>
    <w:rsid w:val="00004178"/>
    <w:rsid w:val="00005358"/>
    <w:rsid w:val="00005EA7"/>
    <w:rsid w:val="000065AC"/>
    <w:rsid w:val="00006A0A"/>
    <w:rsid w:val="000071AC"/>
    <w:rsid w:val="00012925"/>
    <w:rsid w:val="00012AAB"/>
    <w:rsid w:val="00013536"/>
    <w:rsid w:val="00014777"/>
    <w:rsid w:val="000158A7"/>
    <w:rsid w:val="00021BE3"/>
    <w:rsid w:val="00021D9B"/>
    <w:rsid w:val="00021E23"/>
    <w:rsid w:val="00022002"/>
    <w:rsid w:val="0002276A"/>
    <w:rsid w:val="000227A7"/>
    <w:rsid w:val="00022A8D"/>
    <w:rsid w:val="000249CD"/>
    <w:rsid w:val="00025DF5"/>
    <w:rsid w:val="000261E8"/>
    <w:rsid w:val="000268BC"/>
    <w:rsid w:val="00027950"/>
    <w:rsid w:val="00030857"/>
    <w:rsid w:val="00031157"/>
    <w:rsid w:val="00032197"/>
    <w:rsid w:val="00035F2E"/>
    <w:rsid w:val="00036CAF"/>
    <w:rsid w:val="00037722"/>
    <w:rsid w:val="00037D1A"/>
    <w:rsid w:val="0004034C"/>
    <w:rsid w:val="0004137A"/>
    <w:rsid w:val="00041741"/>
    <w:rsid w:val="0004225F"/>
    <w:rsid w:val="00042BBD"/>
    <w:rsid w:val="00043456"/>
    <w:rsid w:val="00045064"/>
    <w:rsid w:val="00046EDA"/>
    <w:rsid w:val="00047156"/>
    <w:rsid w:val="00047254"/>
    <w:rsid w:val="00047C2E"/>
    <w:rsid w:val="00047CC1"/>
    <w:rsid w:val="00051BA1"/>
    <w:rsid w:val="000542B1"/>
    <w:rsid w:val="00055100"/>
    <w:rsid w:val="00056A0D"/>
    <w:rsid w:val="00056AF7"/>
    <w:rsid w:val="00060B1F"/>
    <w:rsid w:val="00061151"/>
    <w:rsid w:val="000617B8"/>
    <w:rsid w:val="0006207F"/>
    <w:rsid w:val="00062CB2"/>
    <w:rsid w:val="000636E7"/>
    <w:rsid w:val="0006442A"/>
    <w:rsid w:val="00064B90"/>
    <w:rsid w:val="00070FDC"/>
    <w:rsid w:val="00071A06"/>
    <w:rsid w:val="000724B5"/>
    <w:rsid w:val="00073002"/>
    <w:rsid w:val="0007308F"/>
    <w:rsid w:val="00073210"/>
    <w:rsid w:val="0007374A"/>
    <w:rsid w:val="00074A30"/>
    <w:rsid w:val="0007512E"/>
    <w:rsid w:val="00077C81"/>
    <w:rsid w:val="00080404"/>
    <w:rsid w:val="00082149"/>
    <w:rsid w:val="00082CD6"/>
    <w:rsid w:val="00084687"/>
    <w:rsid w:val="00084742"/>
    <w:rsid w:val="000863E9"/>
    <w:rsid w:val="000877AB"/>
    <w:rsid w:val="00087E5E"/>
    <w:rsid w:val="000904E0"/>
    <w:rsid w:val="00092B86"/>
    <w:rsid w:val="000943D2"/>
    <w:rsid w:val="00094473"/>
    <w:rsid w:val="000952C5"/>
    <w:rsid w:val="0009599F"/>
    <w:rsid w:val="000A1707"/>
    <w:rsid w:val="000A42AC"/>
    <w:rsid w:val="000B10C2"/>
    <w:rsid w:val="000B180E"/>
    <w:rsid w:val="000B2843"/>
    <w:rsid w:val="000B2E68"/>
    <w:rsid w:val="000B3447"/>
    <w:rsid w:val="000B379D"/>
    <w:rsid w:val="000B39D3"/>
    <w:rsid w:val="000B3DE1"/>
    <w:rsid w:val="000B40DC"/>
    <w:rsid w:val="000B44CA"/>
    <w:rsid w:val="000B7297"/>
    <w:rsid w:val="000B780B"/>
    <w:rsid w:val="000C0384"/>
    <w:rsid w:val="000C248D"/>
    <w:rsid w:val="000C30BE"/>
    <w:rsid w:val="000C3708"/>
    <w:rsid w:val="000C3761"/>
    <w:rsid w:val="000C3C73"/>
    <w:rsid w:val="000C5FAE"/>
    <w:rsid w:val="000C713F"/>
    <w:rsid w:val="000C7373"/>
    <w:rsid w:val="000D0D96"/>
    <w:rsid w:val="000D1B4B"/>
    <w:rsid w:val="000D1BD6"/>
    <w:rsid w:val="000D28F9"/>
    <w:rsid w:val="000D2EC6"/>
    <w:rsid w:val="000D4F88"/>
    <w:rsid w:val="000D502D"/>
    <w:rsid w:val="000D520E"/>
    <w:rsid w:val="000D5262"/>
    <w:rsid w:val="000D5E9D"/>
    <w:rsid w:val="000D714B"/>
    <w:rsid w:val="000D71EC"/>
    <w:rsid w:val="000D7C49"/>
    <w:rsid w:val="000E09EB"/>
    <w:rsid w:val="000E313B"/>
    <w:rsid w:val="000E3E9D"/>
    <w:rsid w:val="000E507C"/>
    <w:rsid w:val="000E6491"/>
    <w:rsid w:val="000E7EC1"/>
    <w:rsid w:val="000F14F0"/>
    <w:rsid w:val="000F270B"/>
    <w:rsid w:val="000F4550"/>
    <w:rsid w:val="000F4BB1"/>
    <w:rsid w:val="000F5359"/>
    <w:rsid w:val="000F64D8"/>
    <w:rsid w:val="00100135"/>
    <w:rsid w:val="001022FD"/>
    <w:rsid w:val="001033AB"/>
    <w:rsid w:val="001039CB"/>
    <w:rsid w:val="001041F7"/>
    <w:rsid w:val="00106C96"/>
    <w:rsid w:val="001106E4"/>
    <w:rsid w:val="00114032"/>
    <w:rsid w:val="0011581A"/>
    <w:rsid w:val="00115CE2"/>
    <w:rsid w:val="00115DA0"/>
    <w:rsid w:val="00116ADF"/>
    <w:rsid w:val="00117E66"/>
    <w:rsid w:val="001220DA"/>
    <w:rsid w:val="00122FF3"/>
    <w:rsid w:val="001230D6"/>
    <w:rsid w:val="0012483B"/>
    <w:rsid w:val="00126573"/>
    <w:rsid w:val="001277DB"/>
    <w:rsid w:val="00130E5D"/>
    <w:rsid w:val="00130ED7"/>
    <w:rsid w:val="0013165E"/>
    <w:rsid w:val="001340A6"/>
    <w:rsid w:val="001344BF"/>
    <w:rsid w:val="00134D8E"/>
    <w:rsid w:val="00135082"/>
    <w:rsid w:val="00135581"/>
    <w:rsid w:val="00135976"/>
    <w:rsid w:val="001359A3"/>
    <w:rsid w:val="00135B7E"/>
    <w:rsid w:val="00135DC7"/>
    <w:rsid w:val="0014102B"/>
    <w:rsid w:val="00142428"/>
    <w:rsid w:val="00143204"/>
    <w:rsid w:val="001453B2"/>
    <w:rsid w:val="001453D1"/>
    <w:rsid w:val="00145691"/>
    <w:rsid w:val="001476BF"/>
    <w:rsid w:val="00147ED1"/>
    <w:rsid w:val="001500D6"/>
    <w:rsid w:val="00151FD7"/>
    <w:rsid w:val="00155894"/>
    <w:rsid w:val="00155F76"/>
    <w:rsid w:val="00157C41"/>
    <w:rsid w:val="00161204"/>
    <w:rsid w:val="00161B8C"/>
    <w:rsid w:val="00164794"/>
    <w:rsid w:val="001661D9"/>
    <w:rsid w:val="001671FD"/>
    <w:rsid w:val="00167F6B"/>
    <w:rsid w:val="001708EC"/>
    <w:rsid w:val="00170C3F"/>
    <w:rsid w:val="00170FCF"/>
    <w:rsid w:val="00172E90"/>
    <w:rsid w:val="00173284"/>
    <w:rsid w:val="00173E3F"/>
    <w:rsid w:val="00174B7C"/>
    <w:rsid w:val="00176E43"/>
    <w:rsid w:val="001771EC"/>
    <w:rsid w:val="00177FC3"/>
    <w:rsid w:val="0018365A"/>
    <w:rsid w:val="001838E8"/>
    <w:rsid w:val="00183AE8"/>
    <w:rsid w:val="00184381"/>
    <w:rsid w:val="00185601"/>
    <w:rsid w:val="00190FAC"/>
    <w:rsid w:val="00191B0A"/>
    <w:rsid w:val="001925A8"/>
    <w:rsid w:val="00192C06"/>
    <w:rsid w:val="001961CB"/>
    <w:rsid w:val="0019673D"/>
    <w:rsid w:val="0019704B"/>
    <w:rsid w:val="001A0003"/>
    <w:rsid w:val="001A046C"/>
    <w:rsid w:val="001A46BB"/>
    <w:rsid w:val="001A4C46"/>
    <w:rsid w:val="001A5E65"/>
    <w:rsid w:val="001A7060"/>
    <w:rsid w:val="001A77B9"/>
    <w:rsid w:val="001A7D52"/>
    <w:rsid w:val="001B101E"/>
    <w:rsid w:val="001B2019"/>
    <w:rsid w:val="001B281E"/>
    <w:rsid w:val="001B5DC0"/>
    <w:rsid w:val="001B645E"/>
    <w:rsid w:val="001B665A"/>
    <w:rsid w:val="001C08E4"/>
    <w:rsid w:val="001C1C56"/>
    <w:rsid w:val="001C40D7"/>
    <w:rsid w:val="001C4B91"/>
    <w:rsid w:val="001C542F"/>
    <w:rsid w:val="001C55E0"/>
    <w:rsid w:val="001C5769"/>
    <w:rsid w:val="001C6EEA"/>
    <w:rsid w:val="001D3B60"/>
    <w:rsid w:val="001D5603"/>
    <w:rsid w:val="001D6761"/>
    <w:rsid w:val="001D72B9"/>
    <w:rsid w:val="001E160D"/>
    <w:rsid w:val="001E27B6"/>
    <w:rsid w:val="001E49D2"/>
    <w:rsid w:val="001E4C68"/>
    <w:rsid w:val="001E57CB"/>
    <w:rsid w:val="001E5ECF"/>
    <w:rsid w:val="001E7238"/>
    <w:rsid w:val="001E7344"/>
    <w:rsid w:val="001F278F"/>
    <w:rsid w:val="001F3B06"/>
    <w:rsid w:val="001F4806"/>
    <w:rsid w:val="001F659B"/>
    <w:rsid w:val="002007CE"/>
    <w:rsid w:val="00202859"/>
    <w:rsid w:val="002034E0"/>
    <w:rsid w:val="002106F2"/>
    <w:rsid w:val="00211CA3"/>
    <w:rsid w:val="00211CDA"/>
    <w:rsid w:val="00211D9C"/>
    <w:rsid w:val="00211E1B"/>
    <w:rsid w:val="002143D4"/>
    <w:rsid w:val="002169B3"/>
    <w:rsid w:val="00216A6E"/>
    <w:rsid w:val="00217E2E"/>
    <w:rsid w:val="0022079F"/>
    <w:rsid w:val="002207A6"/>
    <w:rsid w:val="00221D32"/>
    <w:rsid w:val="00222A49"/>
    <w:rsid w:val="00223E16"/>
    <w:rsid w:val="002249CC"/>
    <w:rsid w:val="0022552E"/>
    <w:rsid w:val="0022649C"/>
    <w:rsid w:val="00227363"/>
    <w:rsid w:val="00227D62"/>
    <w:rsid w:val="00231A22"/>
    <w:rsid w:val="00231C50"/>
    <w:rsid w:val="00231D4B"/>
    <w:rsid w:val="00232CFB"/>
    <w:rsid w:val="00233073"/>
    <w:rsid w:val="00235E89"/>
    <w:rsid w:val="00240759"/>
    <w:rsid w:val="002416CF"/>
    <w:rsid w:val="002454BC"/>
    <w:rsid w:val="0024567D"/>
    <w:rsid w:val="002465B5"/>
    <w:rsid w:val="00246D44"/>
    <w:rsid w:val="00247939"/>
    <w:rsid w:val="00250B3D"/>
    <w:rsid w:val="00251C17"/>
    <w:rsid w:val="00252169"/>
    <w:rsid w:val="0025291C"/>
    <w:rsid w:val="00257A00"/>
    <w:rsid w:val="00260E87"/>
    <w:rsid w:val="00261247"/>
    <w:rsid w:val="002621BE"/>
    <w:rsid w:val="00262C34"/>
    <w:rsid w:val="00262CCE"/>
    <w:rsid w:val="00263CF6"/>
    <w:rsid w:val="00264652"/>
    <w:rsid w:val="0026525B"/>
    <w:rsid w:val="00265987"/>
    <w:rsid w:val="00265B1E"/>
    <w:rsid w:val="00272C03"/>
    <w:rsid w:val="00274921"/>
    <w:rsid w:val="00277822"/>
    <w:rsid w:val="00281C49"/>
    <w:rsid w:val="00282084"/>
    <w:rsid w:val="0028240E"/>
    <w:rsid w:val="00284938"/>
    <w:rsid w:val="00284DE9"/>
    <w:rsid w:val="002860F7"/>
    <w:rsid w:val="00287A8D"/>
    <w:rsid w:val="00287DEA"/>
    <w:rsid w:val="0029070F"/>
    <w:rsid w:val="00290F47"/>
    <w:rsid w:val="00291052"/>
    <w:rsid w:val="0029287B"/>
    <w:rsid w:val="00292F5A"/>
    <w:rsid w:val="00293896"/>
    <w:rsid w:val="002956C3"/>
    <w:rsid w:val="00297667"/>
    <w:rsid w:val="002A3273"/>
    <w:rsid w:val="002A40A8"/>
    <w:rsid w:val="002A57F6"/>
    <w:rsid w:val="002B1657"/>
    <w:rsid w:val="002B2573"/>
    <w:rsid w:val="002B3B8A"/>
    <w:rsid w:val="002B49FE"/>
    <w:rsid w:val="002B5E79"/>
    <w:rsid w:val="002B6B93"/>
    <w:rsid w:val="002C06DA"/>
    <w:rsid w:val="002C0859"/>
    <w:rsid w:val="002C1FB9"/>
    <w:rsid w:val="002C3505"/>
    <w:rsid w:val="002C5741"/>
    <w:rsid w:val="002C7BC8"/>
    <w:rsid w:val="002D028D"/>
    <w:rsid w:val="002D0969"/>
    <w:rsid w:val="002D28BE"/>
    <w:rsid w:val="002D3650"/>
    <w:rsid w:val="002E1226"/>
    <w:rsid w:val="002E26AF"/>
    <w:rsid w:val="002E26DD"/>
    <w:rsid w:val="002E4E55"/>
    <w:rsid w:val="002E517C"/>
    <w:rsid w:val="002E607E"/>
    <w:rsid w:val="002E62E7"/>
    <w:rsid w:val="002E64AA"/>
    <w:rsid w:val="002E6F99"/>
    <w:rsid w:val="002F1947"/>
    <w:rsid w:val="002F2ADB"/>
    <w:rsid w:val="002F38D6"/>
    <w:rsid w:val="002F3BC0"/>
    <w:rsid w:val="002F4EDF"/>
    <w:rsid w:val="002F6250"/>
    <w:rsid w:val="002F65C7"/>
    <w:rsid w:val="002F6C1B"/>
    <w:rsid w:val="003007CE"/>
    <w:rsid w:val="00300945"/>
    <w:rsid w:val="00303320"/>
    <w:rsid w:val="003034AB"/>
    <w:rsid w:val="00305C93"/>
    <w:rsid w:val="00305F7C"/>
    <w:rsid w:val="00306C25"/>
    <w:rsid w:val="00306D94"/>
    <w:rsid w:val="00310579"/>
    <w:rsid w:val="00310CEA"/>
    <w:rsid w:val="003125DF"/>
    <w:rsid w:val="003138A8"/>
    <w:rsid w:val="00316B24"/>
    <w:rsid w:val="00321E9F"/>
    <w:rsid w:val="003238EC"/>
    <w:rsid w:val="00323936"/>
    <w:rsid w:val="0032441C"/>
    <w:rsid w:val="00324E7E"/>
    <w:rsid w:val="00327128"/>
    <w:rsid w:val="00327348"/>
    <w:rsid w:val="00330697"/>
    <w:rsid w:val="00333C6B"/>
    <w:rsid w:val="00334C01"/>
    <w:rsid w:val="0033506B"/>
    <w:rsid w:val="003352CE"/>
    <w:rsid w:val="00335736"/>
    <w:rsid w:val="0033775F"/>
    <w:rsid w:val="00340B55"/>
    <w:rsid w:val="00341F2C"/>
    <w:rsid w:val="0034554C"/>
    <w:rsid w:val="00346AE7"/>
    <w:rsid w:val="00347788"/>
    <w:rsid w:val="00347E35"/>
    <w:rsid w:val="00350514"/>
    <w:rsid w:val="003519C2"/>
    <w:rsid w:val="0035240A"/>
    <w:rsid w:val="00352DFE"/>
    <w:rsid w:val="00353238"/>
    <w:rsid w:val="00353A4B"/>
    <w:rsid w:val="00354EE4"/>
    <w:rsid w:val="003563D2"/>
    <w:rsid w:val="00356AFB"/>
    <w:rsid w:val="00356BF7"/>
    <w:rsid w:val="00357372"/>
    <w:rsid w:val="003576DB"/>
    <w:rsid w:val="003600EC"/>
    <w:rsid w:val="00360234"/>
    <w:rsid w:val="00360836"/>
    <w:rsid w:val="00362D22"/>
    <w:rsid w:val="00363BA6"/>
    <w:rsid w:val="00366B30"/>
    <w:rsid w:val="003702FC"/>
    <w:rsid w:val="003715EE"/>
    <w:rsid w:val="0037306C"/>
    <w:rsid w:val="00373876"/>
    <w:rsid w:val="00374135"/>
    <w:rsid w:val="0037498C"/>
    <w:rsid w:val="00374B9A"/>
    <w:rsid w:val="00375F95"/>
    <w:rsid w:val="0037627A"/>
    <w:rsid w:val="00376FA5"/>
    <w:rsid w:val="003821A2"/>
    <w:rsid w:val="00382FD0"/>
    <w:rsid w:val="00385DC5"/>
    <w:rsid w:val="003862D0"/>
    <w:rsid w:val="00387E36"/>
    <w:rsid w:val="0039005D"/>
    <w:rsid w:val="003904EB"/>
    <w:rsid w:val="003904F2"/>
    <w:rsid w:val="00390E7D"/>
    <w:rsid w:val="00391157"/>
    <w:rsid w:val="00392B94"/>
    <w:rsid w:val="00392D01"/>
    <w:rsid w:val="00392FB4"/>
    <w:rsid w:val="0039353A"/>
    <w:rsid w:val="00394F22"/>
    <w:rsid w:val="00395685"/>
    <w:rsid w:val="00395E57"/>
    <w:rsid w:val="00397061"/>
    <w:rsid w:val="00397EFB"/>
    <w:rsid w:val="003A1479"/>
    <w:rsid w:val="003A1813"/>
    <w:rsid w:val="003A28D4"/>
    <w:rsid w:val="003A295E"/>
    <w:rsid w:val="003A41B2"/>
    <w:rsid w:val="003A4ED5"/>
    <w:rsid w:val="003A5634"/>
    <w:rsid w:val="003A7096"/>
    <w:rsid w:val="003B160C"/>
    <w:rsid w:val="003B37F2"/>
    <w:rsid w:val="003B3EBC"/>
    <w:rsid w:val="003B6417"/>
    <w:rsid w:val="003B6BBE"/>
    <w:rsid w:val="003B76A0"/>
    <w:rsid w:val="003B7D82"/>
    <w:rsid w:val="003C033A"/>
    <w:rsid w:val="003C1230"/>
    <w:rsid w:val="003C285E"/>
    <w:rsid w:val="003C4644"/>
    <w:rsid w:val="003C5BE3"/>
    <w:rsid w:val="003C5CF3"/>
    <w:rsid w:val="003C6315"/>
    <w:rsid w:val="003C6428"/>
    <w:rsid w:val="003C799D"/>
    <w:rsid w:val="003D0D8F"/>
    <w:rsid w:val="003D12C1"/>
    <w:rsid w:val="003D3E90"/>
    <w:rsid w:val="003D56E7"/>
    <w:rsid w:val="003D6165"/>
    <w:rsid w:val="003E0608"/>
    <w:rsid w:val="003E0B39"/>
    <w:rsid w:val="003E1615"/>
    <w:rsid w:val="003E19C1"/>
    <w:rsid w:val="003E4FE1"/>
    <w:rsid w:val="003E5DD7"/>
    <w:rsid w:val="003E65EE"/>
    <w:rsid w:val="003E6867"/>
    <w:rsid w:val="003F021A"/>
    <w:rsid w:val="003F0667"/>
    <w:rsid w:val="003F07E1"/>
    <w:rsid w:val="003F2B51"/>
    <w:rsid w:val="003F3841"/>
    <w:rsid w:val="003F462A"/>
    <w:rsid w:val="003F54C2"/>
    <w:rsid w:val="003F61EE"/>
    <w:rsid w:val="003F68C7"/>
    <w:rsid w:val="003F7E2B"/>
    <w:rsid w:val="00401174"/>
    <w:rsid w:val="004024CC"/>
    <w:rsid w:val="0040534B"/>
    <w:rsid w:val="00406B5C"/>
    <w:rsid w:val="00406BFA"/>
    <w:rsid w:val="0040778B"/>
    <w:rsid w:val="00407FA0"/>
    <w:rsid w:val="0041183D"/>
    <w:rsid w:val="00413A7C"/>
    <w:rsid w:val="004141DD"/>
    <w:rsid w:val="004168E3"/>
    <w:rsid w:val="00417AAC"/>
    <w:rsid w:val="0042475E"/>
    <w:rsid w:val="004254C9"/>
    <w:rsid w:val="00425A4D"/>
    <w:rsid w:val="00425D80"/>
    <w:rsid w:val="004268E6"/>
    <w:rsid w:val="00426CFE"/>
    <w:rsid w:val="00427628"/>
    <w:rsid w:val="00432246"/>
    <w:rsid w:val="004349EA"/>
    <w:rsid w:val="00443E1F"/>
    <w:rsid w:val="004455C5"/>
    <w:rsid w:val="00447199"/>
    <w:rsid w:val="00447B10"/>
    <w:rsid w:val="00451758"/>
    <w:rsid w:val="004558C6"/>
    <w:rsid w:val="0045684F"/>
    <w:rsid w:val="004578B4"/>
    <w:rsid w:val="00461804"/>
    <w:rsid w:val="00462DA5"/>
    <w:rsid w:val="0046338C"/>
    <w:rsid w:val="00463872"/>
    <w:rsid w:val="00463A89"/>
    <w:rsid w:val="00463AD5"/>
    <w:rsid w:val="004643B9"/>
    <w:rsid w:val="004648A2"/>
    <w:rsid w:val="00465EFE"/>
    <w:rsid w:val="0046620C"/>
    <w:rsid w:val="00466700"/>
    <w:rsid w:val="00466810"/>
    <w:rsid w:val="00473483"/>
    <w:rsid w:val="004737B1"/>
    <w:rsid w:val="00474785"/>
    <w:rsid w:val="0047510D"/>
    <w:rsid w:val="00476AA5"/>
    <w:rsid w:val="00477442"/>
    <w:rsid w:val="00481216"/>
    <w:rsid w:val="004816B5"/>
    <w:rsid w:val="004823BD"/>
    <w:rsid w:val="004827AD"/>
    <w:rsid w:val="00483DD2"/>
    <w:rsid w:val="0048401F"/>
    <w:rsid w:val="0048664A"/>
    <w:rsid w:val="00486973"/>
    <w:rsid w:val="00490BD7"/>
    <w:rsid w:val="00491E80"/>
    <w:rsid w:val="00493A07"/>
    <w:rsid w:val="004948B0"/>
    <w:rsid w:val="00494E6F"/>
    <w:rsid w:val="004A1B4D"/>
    <w:rsid w:val="004A1E9F"/>
    <w:rsid w:val="004A1F85"/>
    <w:rsid w:val="004A25B0"/>
    <w:rsid w:val="004A4839"/>
    <w:rsid w:val="004A58DD"/>
    <w:rsid w:val="004A6119"/>
    <w:rsid w:val="004A69A6"/>
    <w:rsid w:val="004A71D5"/>
    <w:rsid w:val="004A743A"/>
    <w:rsid w:val="004A7557"/>
    <w:rsid w:val="004B1D50"/>
    <w:rsid w:val="004B3A60"/>
    <w:rsid w:val="004B47DC"/>
    <w:rsid w:val="004B55AE"/>
    <w:rsid w:val="004C04F1"/>
    <w:rsid w:val="004C1F8B"/>
    <w:rsid w:val="004C2263"/>
    <w:rsid w:val="004C423A"/>
    <w:rsid w:val="004C58A3"/>
    <w:rsid w:val="004C5A3E"/>
    <w:rsid w:val="004C5B29"/>
    <w:rsid w:val="004C763F"/>
    <w:rsid w:val="004D009E"/>
    <w:rsid w:val="004D0979"/>
    <w:rsid w:val="004D0D85"/>
    <w:rsid w:val="004D334A"/>
    <w:rsid w:val="004D5320"/>
    <w:rsid w:val="004D632A"/>
    <w:rsid w:val="004D6F31"/>
    <w:rsid w:val="004E163D"/>
    <w:rsid w:val="004E2555"/>
    <w:rsid w:val="004E3234"/>
    <w:rsid w:val="004E4A45"/>
    <w:rsid w:val="004E4EE4"/>
    <w:rsid w:val="004E75B3"/>
    <w:rsid w:val="004F04BA"/>
    <w:rsid w:val="004F0EFF"/>
    <w:rsid w:val="004F227D"/>
    <w:rsid w:val="004F33A6"/>
    <w:rsid w:val="004F4828"/>
    <w:rsid w:val="004F4FFE"/>
    <w:rsid w:val="004F5118"/>
    <w:rsid w:val="004F6B01"/>
    <w:rsid w:val="004F782B"/>
    <w:rsid w:val="0050093F"/>
    <w:rsid w:val="00501303"/>
    <w:rsid w:val="00503A5D"/>
    <w:rsid w:val="00504A53"/>
    <w:rsid w:val="00504C10"/>
    <w:rsid w:val="00505198"/>
    <w:rsid w:val="00505CD2"/>
    <w:rsid w:val="00505F3A"/>
    <w:rsid w:val="00510796"/>
    <w:rsid w:val="0051243A"/>
    <w:rsid w:val="005125C6"/>
    <w:rsid w:val="00513B99"/>
    <w:rsid w:val="00514788"/>
    <w:rsid w:val="00524E3D"/>
    <w:rsid w:val="005251A6"/>
    <w:rsid w:val="00527C9E"/>
    <w:rsid w:val="00527CDA"/>
    <w:rsid w:val="00530132"/>
    <w:rsid w:val="00531457"/>
    <w:rsid w:val="00533529"/>
    <w:rsid w:val="0053397F"/>
    <w:rsid w:val="005357FB"/>
    <w:rsid w:val="00536404"/>
    <w:rsid w:val="00537D61"/>
    <w:rsid w:val="00540C50"/>
    <w:rsid w:val="00540F7E"/>
    <w:rsid w:val="0054141B"/>
    <w:rsid w:val="005428ED"/>
    <w:rsid w:val="0054371B"/>
    <w:rsid w:val="00546D36"/>
    <w:rsid w:val="00547C1C"/>
    <w:rsid w:val="00547C8A"/>
    <w:rsid w:val="00547F9D"/>
    <w:rsid w:val="00553A83"/>
    <w:rsid w:val="00555B93"/>
    <w:rsid w:val="00556288"/>
    <w:rsid w:val="00557A44"/>
    <w:rsid w:val="00560424"/>
    <w:rsid w:val="00560D6F"/>
    <w:rsid w:val="005636D7"/>
    <w:rsid w:val="00564894"/>
    <w:rsid w:val="005660CD"/>
    <w:rsid w:val="0056615E"/>
    <w:rsid w:val="005666F2"/>
    <w:rsid w:val="00566FE0"/>
    <w:rsid w:val="00567B48"/>
    <w:rsid w:val="00567EA6"/>
    <w:rsid w:val="00570405"/>
    <w:rsid w:val="00571BD8"/>
    <w:rsid w:val="00573DE3"/>
    <w:rsid w:val="00574316"/>
    <w:rsid w:val="00575EFD"/>
    <w:rsid w:val="00577F7A"/>
    <w:rsid w:val="0058580E"/>
    <w:rsid w:val="0058722C"/>
    <w:rsid w:val="005909E6"/>
    <w:rsid w:val="005912DD"/>
    <w:rsid w:val="00591912"/>
    <w:rsid w:val="005919D6"/>
    <w:rsid w:val="00592215"/>
    <w:rsid w:val="00592598"/>
    <w:rsid w:val="005925D1"/>
    <w:rsid w:val="00592ECF"/>
    <w:rsid w:val="00593FB4"/>
    <w:rsid w:val="00594636"/>
    <w:rsid w:val="005948F1"/>
    <w:rsid w:val="005950ED"/>
    <w:rsid w:val="005959B6"/>
    <w:rsid w:val="00596B91"/>
    <w:rsid w:val="00597800"/>
    <w:rsid w:val="005A0791"/>
    <w:rsid w:val="005A1427"/>
    <w:rsid w:val="005A1A66"/>
    <w:rsid w:val="005A39C1"/>
    <w:rsid w:val="005A4A81"/>
    <w:rsid w:val="005A5D05"/>
    <w:rsid w:val="005A66BA"/>
    <w:rsid w:val="005A6CC6"/>
    <w:rsid w:val="005A7148"/>
    <w:rsid w:val="005A72BF"/>
    <w:rsid w:val="005A799E"/>
    <w:rsid w:val="005B2DDF"/>
    <w:rsid w:val="005B44A1"/>
    <w:rsid w:val="005B4AE7"/>
    <w:rsid w:val="005B53B0"/>
    <w:rsid w:val="005C01B5"/>
    <w:rsid w:val="005C1245"/>
    <w:rsid w:val="005C2340"/>
    <w:rsid w:val="005C4EEA"/>
    <w:rsid w:val="005C5B05"/>
    <w:rsid w:val="005C5F5A"/>
    <w:rsid w:val="005C698B"/>
    <w:rsid w:val="005D0896"/>
    <w:rsid w:val="005D1FC1"/>
    <w:rsid w:val="005D4207"/>
    <w:rsid w:val="005D45B3"/>
    <w:rsid w:val="005D6A9C"/>
    <w:rsid w:val="005D6C89"/>
    <w:rsid w:val="005E1CD4"/>
    <w:rsid w:val="005E21B0"/>
    <w:rsid w:val="005E2610"/>
    <w:rsid w:val="005E274F"/>
    <w:rsid w:val="005E51E7"/>
    <w:rsid w:val="005E7524"/>
    <w:rsid w:val="005F0083"/>
    <w:rsid w:val="005F0745"/>
    <w:rsid w:val="005F1FDC"/>
    <w:rsid w:val="005F5015"/>
    <w:rsid w:val="005F6005"/>
    <w:rsid w:val="005F7B34"/>
    <w:rsid w:val="005F7DB6"/>
    <w:rsid w:val="005F7F87"/>
    <w:rsid w:val="00600530"/>
    <w:rsid w:val="00600B2D"/>
    <w:rsid w:val="006021DF"/>
    <w:rsid w:val="00602383"/>
    <w:rsid w:val="00603F03"/>
    <w:rsid w:val="00604DD1"/>
    <w:rsid w:val="00605858"/>
    <w:rsid w:val="0060599B"/>
    <w:rsid w:val="00605CE5"/>
    <w:rsid w:val="00606217"/>
    <w:rsid w:val="006064AB"/>
    <w:rsid w:val="00606D1C"/>
    <w:rsid w:val="00612BD8"/>
    <w:rsid w:val="00614B85"/>
    <w:rsid w:val="00614D22"/>
    <w:rsid w:val="00615C59"/>
    <w:rsid w:val="00617C2B"/>
    <w:rsid w:val="0062133B"/>
    <w:rsid w:val="006229CF"/>
    <w:rsid w:val="00622BB5"/>
    <w:rsid w:val="00624766"/>
    <w:rsid w:val="00625747"/>
    <w:rsid w:val="00625A2C"/>
    <w:rsid w:val="00625B81"/>
    <w:rsid w:val="00626AAD"/>
    <w:rsid w:val="0062791C"/>
    <w:rsid w:val="00632C65"/>
    <w:rsid w:val="00633171"/>
    <w:rsid w:val="0063327C"/>
    <w:rsid w:val="00633BF3"/>
    <w:rsid w:val="006341F9"/>
    <w:rsid w:val="006344B5"/>
    <w:rsid w:val="00634662"/>
    <w:rsid w:val="00636485"/>
    <w:rsid w:val="00640B23"/>
    <w:rsid w:val="00640C24"/>
    <w:rsid w:val="00641F0C"/>
    <w:rsid w:val="006441BD"/>
    <w:rsid w:val="00644423"/>
    <w:rsid w:val="006450F2"/>
    <w:rsid w:val="00645167"/>
    <w:rsid w:val="00646420"/>
    <w:rsid w:val="00646760"/>
    <w:rsid w:val="00646F53"/>
    <w:rsid w:val="00647E04"/>
    <w:rsid w:val="006525DC"/>
    <w:rsid w:val="0065385D"/>
    <w:rsid w:val="006547A4"/>
    <w:rsid w:val="00655204"/>
    <w:rsid w:val="00655345"/>
    <w:rsid w:val="006556A0"/>
    <w:rsid w:val="006575F6"/>
    <w:rsid w:val="00661B59"/>
    <w:rsid w:val="00661EF0"/>
    <w:rsid w:val="00662294"/>
    <w:rsid w:val="006626A6"/>
    <w:rsid w:val="006646F1"/>
    <w:rsid w:val="00665AC3"/>
    <w:rsid w:val="00670F76"/>
    <w:rsid w:val="00671735"/>
    <w:rsid w:val="0067183D"/>
    <w:rsid w:val="00672536"/>
    <w:rsid w:val="006726B9"/>
    <w:rsid w:val="006735D2"/>
    <w:rsid w:val="00674380"/>
    <w:rsid w:val="00674B22"/>
    <w:rsid w:val="00675974"/>
    <w:rsid w:val="00676673"/>
    <w:rsid w:val="00677B4F"/>
    <w:rsid w:val="00677F74"/>
    <w:rsid w:val="00680518"/>
    <w:rsid w:val="00680F11"/>
    <w:rsid w:val="00681074"/>
    <w:rsid w:val="00681598"/>
    <w:rsid w:val="00681EDC"/>
    <w:rsid w:val="006844AB"/>
    <w:rsid w:val="006851D0"/>
    <w:rsid w:val="0068649F"/>
    <w:rsid w:val="00687189"/>
    <w:rsid w:val="00687DF6"/>
    <w:rsid w:val="006954B9"/>
    <w:rsid w:val="00696694"/>
    <w:rsid w:val="0069786E"/>
    <w:rsid w:val="00697CCC"/>
    <w:rsid w:val="006A0618"/>
    <w:rsid w:val="006A0C28"/>
    <w:rsid w:val="006A4E14"/>
    <w:rsid w:val="006A5559"/>
    <w:rsid w:val="006A58AB"/>
    <w:rsid w:val="006A7071"/>
    <w:rsid w:val="006B0479"/>
    <w:rsid w:val="006B13B7"/>
    <w:rsid w:val="006B1A5D"/>
    <w:rsid w:val="006B2378"/>
    <w:rsid w:val="006B2757"/>
    <w:rsid w:val="006B2942"/>
    <w:rsid w:val="006B2C80"/>
    <w:rsid w:val="006B3994"/>
    <w:rsid w:val="006B4BB0"/>
    <w:rsid w:val="006B51F2"/>
    <w:rsid w:val="006B5592"/>
    <w:rsid w:val="006B6CB4"/>
    <w:rsid w:val="006C0E45"/>
    <w:rsid w:val="006C0ED8"/>
    <w:rsid w:val="006C302E"/>
    <w:rsid w:val="006C3277"/>
    <w:rsid w:val="006C33D9"/>
    <w:rsid w:val="006D4829"/>
    <w:rsid w:val="006D6CAB"/>
    <w:rsid w:val="006E2614"/>
    <w:rsid w:val="006E2902"/>
    <w:rsid w:val="006E39BA"/>
    <w:rsid w:val="006E7C1C"/>
    <w:rsid w:val="006F0702"/>
    <w:rsid w:val="006F08E6"/>
    <w:rsid w:val="006F23B6"/>
    <w:rsid w:val="006F27E3"/>
    <w:rsid w:val="006F29E8"/>
    <w:rsid w:val="006F37D9"/>
    <w:rsid w:val="006F3B38"/>
    <w:rsid w:val="006F7FCA"/>
    <w:rsid w:val="0070396A"/>
    <w:rsid w:val="007051BF"/>
    <w:rsid w:val="00706188"/>
    <w:rsid w:val="00707CC1"/>
    <w:rsid w:val="0071031D"/>
    <w:rsid w:val="007124DA"/>
    <w:rsid w:val="007137A4"/>
    <w:rsid w:val="00714153"/>
    <w:rsid w:val="0071469D"/>
    <w:rsid w:val="00715C5C"/>
    <w:rsid w:val="00715E34"/>
    <w:rsid w:val="00716696"/>
    <w:rsid w:val="00716A4B"/>
    <w:rsid w:val="00717977"/>
    <w:rsid w:val="00721378"/>
    <w:rsid w:val="0072139F"/>
    <w:rsid w:val="00721531"/>
    <w:rsid w:val="007225DF"/>
    <w:rsid w:val="007240A9"/>
    <w:rsid w:val="00724643"/>
    <w:rsid w:val="00724DA0"/>
    <w:rsid w:val="00730C53"/>
    <w:rsid w:val="00731991"/>
    <w:rsid w:val="00731D14"/>
    <w:rsid w:val="00733510"/>
    <w:rsid w:val="00736BFD"/>
    <w:rsid w:val="007371AC"/>
    <w:rsid w:val="007379C2"/>
    <w:rsid w:val="00740379"/>
    <w:rsid w:val="007416E8"/>
    <w:rsid w:val="00742AD0"/>
    <w:rsid w:val="007430AC"/>
    <w:rsid w:val="007447D0"/>
    <w:rsid w:val="00744814"/>
    <w:rsid w:val="00745873"/>
    <w:rsid w:val="0074778B"/>
    <w:rsid w:val="007514F7"/>
    <w:rsid w:val="00751E0C"/>
    <w:rsid w:val="007520C5"/>
    <w:rsid w:val="0075491D"/>
    <w:rsid w:val="0076054A"/>
    <w:rsid w:val="00760C3C"/>
    <w:rsid w:val="00760E49"/>
    <w:rsid w:val="00762C51"/>
    <w:rsid w:val="00763CB2"/>
    <w:rsid w:val="00764829"/>
    <w:rsid w:val="0076511B"/>
    <w:rsid w:val="007655C9"/>
    <w:rsid w:val="007658D0"/>
    <w:rsid w:val="007679D4"/>
    <w:rsid w:val="0077225E"/>
    <w:rsid w:val="00772290"/>
    <w:rsid w:val="00774FE6"/>
    <w:rsid w:val="00775D4D"/>
    <w:rsid w:val="00776DA1"/>
    <w:rsid w:val="00780235"/>
    <w:rsid w:val="00782351"/>
    <w:rsid w:val="00782D1F"/>
    <w:rsid w:val="0078339F"/>
    <w:rsid w:val="00787635"/>
    <w:rsid w:val="0079173C"/>
    <w:rsid w:val="00791F17"/>
    <w:rsid w:val="00792C70"/>
    <w:rsid w:val="007930D8"/>
    <w:rsid w:val="00793B92"/>
    <w:rsid w:val="00793F48"/>
    <w:rsid w:val="007955D3"/>
    <w:rsid w:val="00795A19"/>
    <w:rsid w:val="00796ED1"/>
    <w:rsid w:val="0079719B"/>
    <w:rsid w:val="007A0B41"/>
    <w:rsid w:val="007A62F5"/>
    <w:rsid w:val="007B038E"/>
    <w:rsid w:val="007B1514"/>
    <w:rsid w:val="007B35B2"/>
    <w:rsid w:val="007B388A"/>
    <w:rsid w:val="007B7D6D"/>
    <w:rsid w:val="007C1A6E"/>
    <w:rsid w:val="007C3FAE"/>
    <w:rsid w:val="007C6103"/>
    <w:rsid w:val="007C6BAC"/>
    <w:rsid w:val="007C70F5"/>
    <w:rsid w:val="007C7B35"/>
    <w:rsid w:val="007D0833"/>
    <w:rsid w:val="007D0D4A"/>
    <w:rsid w:val="007D1267"/>
    <w:rsid w:val="007D1FFF"/>
    <w:rsid w:val="007D42A0"/>
    <w:rsid w:val="007D46C4"/>
    <w:rsid w:val="007E244A"/>
    <w:rsid w:val="007E281B"/>
    <w:rsid w:val="007E35C9"/>
    <w:rsid w:val="007E3E5B"/>
    <w:rsid w:val="007E423B"/>
    <w:rsid w:val="007E534D"/>
    <w:rsid w:val="007E685C"/>
    <w:rsid w:val="007E6E6C"/>
    <w:rsid w:val="007E72C1"/>
    <w:rsid w:val="007E7FEA"/>
    <w:rsid w:val="007F00D0"/>
    <w:rsid w:val="007F05D5"/>
    <w:rsid w:val="007F0D3B"/>
    <w:rsid w:val="007F0D5A"/>
    <w:rsid w:val="007F486F"/>
    <w:rsid w:val="007F524C"/>
    <w:rsid w:val="007F60A7"/>
    <w:rsid w:val="007F6108"/>
    <w:rsid w:val="007F7097"/>
    <w:rsid w:val="00800580"/>
    <w:rsid w:val="008008B8"/>
    <w:rsid w:val="008039C0"/>
    <w:rsid w:val="00804C7B"/>
    <w:rsid w:val="00804EB1"/>
    <w:rsid w:val="00805489"/>
    <w:rsid w:val="008061B4"/>
    <w:rsid w:val="00806278"/>
    <w:rsid w:val="008067A6"/>
    <w:rsid w:val="00806B78"/>
    <w:rsid w:val="00807BDE"/>
    <w:rsid w:val="00812828"/>
    <w:rsid w:val="00814C62"/>
    <w:rsid w:val="00816B1F"/>
    <w:rsid w:val="008172BD"/>
    <w:rsid w:val="0082412F"/>
    <w:rsid w:val="008251B3"/>
    <w:rsid w:val="00825717"/>
    <w:rsid w:val="00826377"/>
    <w:rsid w:val="008267E6"/>
    <w:rsid w:val="008314B9"/>
    <w:rsid w:val="008328E2"/>
    <w:rsid w:val="00832BD3"/>
    <w:rsid w:val="00833426"/>
    <w:rsid w:val="00844EE0"/>
    <w:rsid w:val="00844F1D"/>
    <w:rsid w:val="008453EE"/>
    <w:rsid w:val="008459C7"/>
    <w:rsid w:val="00846A42"/>
    <w:rsid w:val="0084749F"/>
    <w:rsid w:val="00851F28"/>
    <w:rsid w:val="00852480"/>
    <w:rsid w:val="008551B4"/>
    <w:rsid w:val="00863764"/>
    <w:rsid w:val="00864202"/>
    <w:rsid w:val="008652F7"/>
    <w:rsid w:val="00867677"/>
    <w:rsid w:val="0086797A"/>
    <w:rsid w:val="0087130C"/>
    <w:rsid w:val="00872E1B"/>
    <w:rsid w:val="00873EBB"/>
    <w:rsid w:val="00873F68"/>
    <w:rsid w:val="00874115"/>
    <w:rsid w:val="00874148"/>
    <w:rsid w:val="0087525E"/>
    <w:rsid w:val="008767E5"/>
    <w:rsid w:val="0087705A"/>
    <w:rsid w:val="0087767E"/>
    <w:rsid w:val="00882BE8"/>
    <w:rsid w:val="00883241"/>
    <w:rsid w:val="008841E5"/>
    <w:rsid w:val="00885037"/>
    <w:rsid w:val="00885BB8"/>
    <w:rsid w:val="00885FB3"/>
    <w:rsid w:val="00886277"/>
    <w:rsid w:val="00890CFA"/>
    <w:rsid w:val="0089146C"/>
    <w:rsid w:val="00892BC2"/>
    <w:rsid w:val="00892F82"/>
    <w:rsid w:val="0089307C"/>
    <w:rsid w:val="00893801"/>
    <w:rsid w:val="00894F12"/>
    <w:rsid w:val="00895D48"/>
    <w:rsid w:val="00896105"/>
    <w:rsid w:val="008962E3"/>
    <w:rsid w:val="00896F37"/>
    <w:rsid w:val="008A117F"/>
    <w:rsid w:val="008A278E"/>
    <w:rsid w:val="008A2A93"/>
    <w:rsid w:val="008A5708"/>
    <w:rsid w:val="008A6931"/>
    <w:rsid w:val="008A6B1F"/>
    <w:rsid w:val="008A6DA3"/>
    <w:rsid w:val="008A6EBD"/>
    <w:rsid w:val="008A7720"/>
    <w:rsid w:val="008A7D2E"/>
    <w:rsid w:val="008B0DA1"/>
    <w:rsid w:val="008B2BFB"/>
    <w:rsid w:val="008B32D9"/>
    <w:rsid w:val="008B4973"/>
    <w:rsid w:val="008B5443"/>
    <w:rsid w:val="008B568C"/>
    <w:rsid w:val="008B6164"/>
    <w:rsid w:val="008C04AD"/>
    <w:rsid w:val="008C1E4B"/>
    <w:rsid w:val="008C2156"/>
    <w:rsid w:val="008C266E"/>
    <w:rsid w:val="008C48DA"/>
    <w:rsid w:val="008C640E"/>
    <w:rsid w:val="008C67F8"/>
    <w:rsid w:val="008C73F7"/>
    <w:rsid w:val="008C7EEB"/>
    <w:rsid w:val="008D0178"/>
    <w:rsid w:val="008D0DEF"/>
    <w:rsid w:val="008D18D8"/>
    <w:rsid w:val="008D20A6"/>
    <w:rsid w:val="008D2256"/>
    <w:rsid w:val="008D2D1B"/>
    <w:rsid w:val="008D3DD2"/>
    <w:rsid w:val="008D5377"/>
    <w:rsid w:val="008D5B84"/>
    <w:rsid w:val="008D5E3D"/>
    <w:rsid w:val="008D694E"/>
    <w:rsid w:val="008E022C"/>
    <w:rsid w:val="008E182F"/>
    <w:rsid w:val="008E42BC"/>
    <w:rsid w:val="008E6432"/>
    <w:rsid w:val="008F05F4"/>
    <w:rsid w:val="008F0E45"/>
    <w:rsid w:val="008F1879"/>
    <w:rsid w:val="008F1915"/>
    <w:rsid w:val="008F2401"/>
    <w:rsid w:val="008F243F"/>
    <w:rsid w:val="008F5028"/>
    <w:rsid w:val="008F6B54"/>
    <w:rsid w:val="008F728C"/>
    <w:rsid w:val="008F76EF"/>
    <w:rsid w:val="009015BF"/>
    <w:rsid w:val="009017A7"/>
    <w:rsid w:val="00904B28"/>
    <w:rsid w:val="0090565A"/>
    <w:rsid w:val="00906035"/>
    <w:rsid w:val="00906144"/>
    <w:rsid w:val="00906E7E"/>
    <w:rsid w:val="0090737A"/>
    <w:rsid w:val="009100C7"/>
    <w:rsid w:val="0091051F"/>
    <w:rsid w:val="00911BB1"/>
    <w:rsid w:val="009139FE"/>
    <w:rsid w:val="00915314"/>
    <w:rsid w:val="00915E72"/>
    <w:rsid w:val="00916C5F"/>
    <w:rsid w:val="0092383C"/>
    <w:rsid w:val="00923D48"/>
    <w:rsid w:val="00924357"/>
    <w:rsid w:val="0092447C"/>
    <w:rsid w:val="009263DB"/>
    <w:rsid w:val="00927E34"/>
    <w:rsid w:val="00930402"/>
    <w:rsid w:val="009312A8"/>
    <w:rsid w:val="009324DC"/>
    <w:rsid w:val="00935704"/>
    <w:rsid w:val="00936B03"/>
    <w:rsid w:val="0093781F"/>
    <w:rsid w:val="00940A21"/>
    <w:rsid w:val="009440E4"/>
    <w:rsid w:val="00945520"/>
    <w:rsid w:val="00947642"/>
    <w:rsid w:val="00947758"/>
    <w:rsid w:val="00951404"/>
    <w:rsid w:val="00955C62"/>
    <w:rsid w:val="00955CB0"/>
    <w:rsid w:val="0095665E"/>
    <w:rsid w:val="0095745F"/>
    <w:rsid w:val="009575D0"/>
    <w:rsid w:val="009578D3"/>
    <w:rsid w:val="0096108C"/>
    <w:rsid w:val="00961232"/>
    <w:rsid w:val="00961978"/>
    <w:rsid w:val="009619F7"/>
    <w:rsid w:val="009627E4"/>
    <w:rsid w:val="00963BA0"/>
    <w:rsid w:val="00964BF1"/>
    <w:rsid w:val="00964CD1"/>
    <w:rsid w:val="00965A39"/>
    <w:rsid w:val="00965F90"/>
    <w:rsid w:val="00966E7A"/>
    <w:rsid w:val="009675D9"/>
    <w:rsid w:val="00967764"/>
    <w:rsid w:val="00970033"/>
    <w:rsid w:val="00970F61"/>
    <w:rsid w:val="009728CE"/>
    <w:rsid w:val="00973A2D"/>
    <w:rsid w:val="00974ADC"/>
    <w:rsid w:val="009775E1"/>
    <w:rsid w:val="009810EE"/>
    <w:rsid w:val="009812AD"/>
    <w:rsid w:val="00983022"/>
    <w:rsid w:val="00983A1A"/>
    <w:rsid w:val="00983BEB"/>
    <w:rsid w:val="009849B6"/>
    <w:rsid w:val="00984CC9"/>
    <w:rsid w:val="00985192"/>
    <w:rsid w:val="00985AEF"/>
    <w:rsid w:val="00990A57"/>
    <w:rsid w:val="00990D56"/>
    <w:rsid w:val="0099233F"/>
    <w:rsid w:val="00996552"/>
    <w:rsid w:val="00996823"/>
    <w:rsid w:val="00997885"/>
    <w:rsid w:val="00997887"/>
    <w:rsid w:val="009A04D5"/>
    <w:rsid w:val="009A1572"/>
    <w:rsid w:val="009A2898"/>
    <w:rsid w:val="009A28D8"/>
    <w:rsid w:val="009A3534"/>
    <w:rsid w:val="009A575F"/>
    <w:rsid w:val="009A5A9E"/>
    <w:rsid w:val="009A66AE"/>
    <w:rsid w:val="009A6AFE"/>
    <w:rsid w:val="009B0685"/>
    <w:rsid w:val="009B13EF"/>
    <w:rsid w:val="009B32B6"/>
    <w:rsid w:val="009B54A0"/>
    <w:rsid w:val="009B5B23"/>
    <w:rsid w:val="009B6165"/>
    <w:rsid w:val="009B6A8C"/>
    <w:rsid w:val="009B7492"/>
    <w:rsid w:val="009C015C"/>
    <w:rsid w:val="009C07B9"/>
    <w:rsid w:val="009C1FB4"/>
    <w:rsid w:val="009C2A64"/>
    <w:rsid w:val="009C3BC4"/>
    <w:rsid w:val="009C525F"/>
    <w:rsid w:val="009C6405"/>
    <w:rsid w:val="009C77FD"/>
    <w:rsid w:val="009D02EE"/>
    <w:rsid w:val="009D127F"/>
    <w:rsid w:val="009D2984"/>
    <w:rsid w:val="009D31F0"/>
    <w:rsid w:val="009D34B9"/>
    <w:rsid w:val="009D468E"/>
    <w:rsid w:val="009D4956"/>
    <w:rsid w:val="009D6BC8"/>
    <w:rsid w:val="009D7C57"/>
    <w:rsid w:val="009E2F02"/>
    <w:rsid w:val="009F10C5"/>
    <w:rsid w:val="009F4F48"/>
    <w:rsid w:val="009F593A"/>
    <w:rsid w:val="009F6A7C"/>
    <w:rsid w:val="00A003AE"/>
    <w:rsid w:val="00A02A37"/>
    <w:rsid w:val="00A04066"/>
    <w:rsid w:val="00A04F11"/>
    <w:rsid w:val="00A069E9"/>
    <w:rsid w:val="00A06A05"/>
    <w:rsid w:val="00A06BDD"/>
    <w:rsid w:val="00A06ECC"/>
    <w:rsid w:val="00A10F2C"/>
    <w:rsid w:val="00A11C72"/>
    <w:rsid w:val="00A14633"/>
    <w:rsid w:val="00A15A92"/>
    <w:rsid w:val="00A160C4"/>
    <w:rsid w:val="00A1618A"/>
    <w:rsid w:val="00A1798A"/>
    <w:rsid w:val="00A202DC"/>
    <w:rsid w:val="00A205F9"/>
    <w:rsid w:val="00A250E4"/>
    <w:rsid w:val="00A25DD4"/>
    <w:rsid w:val="00A26242"/>
    <w:rsid w:val="00A274A6"/>
    <w:rsid w:val="00A27D33"/>
    <w:rsid w:val="00A30799"/>
    <w:rsid w:val="00A33B3C"/>
    <w:rsid w:val="00A36294"/>
    <w:rsid w:val="00A36657"/>
    <w:rsid w:val="00A40191"/>
    <w:rsid w:val="00A40D31"/>
    <w:rsid w:val="00A40E5D"/>
    <w:rsid w:val="00A42DF1"/>
    <w:rsid w:val="00A440AE"/>
    <w:rsid w:val="00A469FA"/>
    <w:rsid w:val="00A47B65"/>
    <w:rsid w:val="00A502B7"/>
    <w:rsid w:val="00A523A0"/>
    <w:rsid w:val="00A53684"/>
    <w:rsid w:val="00A5379D"/>
    <w:rsid w:val="00A55C87"/>
    <w:rsid w:val="00A57FE8"/>
    <w:rsid w:val="00A62052"/>
    <w:rsid w:val="00A621C1"/>
    <w:rsid w:val="00A62CAD"/>
    <w:rsid w:val="00A63061"/>
    <w:rsid w:val="00A64259"/>
    <w:rsid w:val="00A6453E"/>
    <w:rsid w:val="00A64ECE"/>
    <w:rsid w:val="00A65666"/>
    <w:rsid w:val="00A65FB3"/>
    <w:rsid w:val="00A66185"/>
    <w:rsid w:val="00A6638E"/>
    <w:rsid w:val="00A71CAD"/>
    <w:rsid w:val="00A725C5"/>
    <w:rsid w:val="00A731A2"/>
    <w:rsid w:val="00A73698"/>
    <w:rsid w:val="00A73A9F"/>
    <w:rsid w:val="00A74846"/>
    <w:rsid w:val="00A757A9"/>
    <w:rsid w:val="00A80677"/>
    <w:rsid w:val="00A81C8A"/>
    <w:rsid w:val="00A827C1"/>
    <w:rsid w:val="00A82A78"/>
    <w:rsid w:val="00A8694F"/>
    <w:rsid w:val="00A86A92"/>
    <w:rsid w:val="00A86EDB"/>
    <w:rsid w:val="00A907E7"/>
    <w:rsid w:val="00A90835"/>
    <w:rsid w:val="00A90855"/>
    <w:rsid w:val="00A927BB"/>
    <w:rsid w:val="00A93F40"/>
    <w:rsid w:val="00A96F93"/>
    <w:rsid w:val="00A979C4"/>
    <w:rsid w:val="00AA2E2B"/>
    <w:rsid w:val="00AA3DA4"/>
    <w:rsid w:val="00AA4D82"/>
    <w:rsid w:val="00AA6092"/>
    <w:rsid w:val="00AA63D2"/>
    <w:rsid w:val="00AA7F80"/>
    <w:rsid w:val="00AB0551"/>
    <w:rsid w:val="00AB1323"/>
    <w:rsid w:val="00AB1382"/>
    <w:rsid w:val="00AB41C8"/>
    <w:rsid w:val="00AB4402"/>
    <w:rsid w:val="00AB58DD"/>
    <w:rsid w:val="00AB63E8"/>
    <w:rsid w:val="00AB797D"/>
    <w:rsid w:val="00AB79F0"/>
    <w:rsid w:val="00AC0A68"/>
    <w:rsid w:val="00AC10FF"/>
    <w:rsid w:val="00AC168B"/>
    <w:rsid w:val="00AC2FAE"/>
    <w:rsid w:val="00AC5045"/>
    <w:rsid w:val="00AC572A"/>
    <w:rsid w:val="00AC5F33"/>
    <w:rsid w:val="00AC7290"/>
    <w:rsid w:val="00AD0137"/>
    <w:rsid w:val="00AD0919"/>
    <w:rsid w:val="00AD0FE1"/>
    <w:rsid w:val="00AD315B"/>
    <w:rsid w:val="00AD3FC3"/>
    <w:rsid w:val="00AD4F6B"/>
    <w:rsid w:val="00AD5E93"/>
    <w:rsid w:val="00AE0D56"/>
    <w:rsid w:val="00AE1BF6"/>
    <w:rsid w:val="00AE28EF"/>
    <w:rsid w:val="00AE2DC4"/>
    <w:rsid w:val="00AE5772"/>
    <w:rsid w:val="00AE67DF"/>
    <w:rsid w:val="00AE7C67"/>
    <w:rsid w:val="00AE7EC6"/>
    <w:rsid w:val="00AF08F8"/>
    <w:rsid w:val="00AF21C1"/>
    <w:rsid w:val="00AF22AD"/>
    <w:rsid w:val="00AF3185"/>
    <w:rsid w:val="00AF3CA2"/>
    <w:rsid w:val="00AF476A"/>
    <w:rsid w:val="00AF4DD4"/>
    <w:rsid w:val="00AF5107"/>
    <w:rsid w:val="00B028EE"/>
    <w:rsid w:val="00B02999"/>
    <w:rsid w:val="00B042A6"/>
    <w:rsid w:val="00B06264"/>
    <w:rsid w:val="00B065EE"/>
    <w:rsid w:val="00B06B79"/>
    <w:rsid w:val="00B07C8F"/>
    <w:rsid w:val="00B11913"/>
    <w:rsid w:val="00B11996"/>
    <w:rsid w:val="00B1468B"/>
    <w:rsid w:val="00B20A62"/>
    <w:rsid w:val="00B2486C"/>
    <w:rsid w:val="00B25610"/>
    <w:rsid w:val="00B25DA0"/>
    <w:rsid w:val="00B27228"/>
    <w:rsid w:val="00B275D4"/>
    <w:rsid w:val="00B27786"/>
    <w:rsid w:val="00B31B47"/>
    <w:rsid w:val="00B31F41"/>
    <w:rsid w:val="00B355EF"/>
    <w:rsid w:val="00B35F78"/>
    <w:rsid w:val="00B3680E"/>
    <w:rsid w:val="00B36C5A"/>
    <w:rsid w:val="00B36F02"/>
    <w:rsid w:val="00B37D2B"/>
    <w:rsid w:val="00B40EAF"/>
    <w:rsid w:val="00B414A0"/>
    <w:rsid w:val="00B421AF"/>
    <w:rsid w:val="00B4310D"/>
    <w:rsid w:val="00B43530"/>
    <w:rsid w:val="00B43AAE"/>
    <w:rsid w:val="00B47357"/>
    <w:rsid w:val="00B54A51"/>
    <w:rsid w:val="00B54CA9"/>
    <w:rsid w:val="00B566C8"/>
    <w:rsid w:val="00B5689C"/>
    <w:rsid w:val="00B56F6D"/>
    <w:rsid w:val="00B573D1"/>
    <w:rsid w:val="00B64525"/>
    <w:rsid w:val="00B65F80"/>
    <w:rsid w:val="00B66504"/>
    <w:rsid w:val="00B6655B"/>
    <w:rsid w:val="00B70151"/>
    <w:rsid w:val="00B7349A"/>
    <w:rsid w:val="00B73F8D"/>
    <w:rsid w:val="00B7422F"/>
    <w:rsid w:val="00B75051"/>
    <w:rsid w:val="00B750E0"/>
    <w:rsid w:val="00B77086"/>
    <w:rsid w:val="00B80D19"/>
    <w:rsid w:val="00B80F68"/>
    <w:rsid w:val="00B81B5B"/>
    <w:rsid w:val="00B8328C"/>
    <w:rsid w:val="00B848C8"/>
    <w:rsid w:val="00B859DE"/>
    <w:rsid w:val="00B85F3D"/>
    <w:rsid w:val="00B870EC"/>
    <w:rsid w:val="00B90BB9"/>
    <w:rsid w:val="00B91F3C"/>
    <w:rsid w:val="00B928A5"/>
    <w:rsid w:val="00B92AD5"/>
    <w:rsid w:val="00B9300A"/>
    <w:rsid w:val="00B94BCF"/>
    <w:rsid w:val="00B951F0"/>
    <w:rsid w:val="00B96D60"/>
    <w:rsid w:val="00BA0EEE"/>
    <w:rsid w:val="00BA23A4"/>
    <w:rsid w:val="00BA28BD"/>
    <w:rsid w:val="00BA38FC"/>
    <w:rsid w:val="00BA3AB5"/>
    <w:rsid w:val="00BA403E"/>
    <w:rsid w:val="00BA4486"/>
    <w:rsid w:val="00BA5848"/>
    <w:rsid w:val="00BB54E4"/>
    <w:rsid w:val="00BB5A99"/>
    <w:rsid w:val="00BB78DC"/>
    <w:rsid w:val="00BC3B5B"/>
    <w:rsid w:val="00BC4770"/>
    <w:rsid w:val="00BC692F"/>
    <w:rsid w:val="00BC76C3"/>
    <w:rsid w:val="00BD0BF0"/>
    <w:rsid w:val="00BD0E59"/>
    <w:rsid w:val="00BD135F"/>
    <w:rsid w:val="00BD1AA0"/>
    <w:rsid w:val="00BD2880"/>
    <w:rsid w:val="00BD4129"/>
    <w:rsid w:val="00BD4C30"/>
    <w:rsid w:val="00BD508A"/>
    <w:rsid w:val="00BD5FA0"/>
    <w:rsid w:val="00BE1776"/>
    <w:rsid w:val="00BE2ACD"/>
    <w:rsid w:val="00BE2AF3"/>
    <w:rsid w:val="00BE3B5D"/>
    <w:rsid w:val="00BE4D97"/>
    <w:rsid w:val="00BE61E4"/>
    <w:rsid w:val="00BE6776"/>
    <w:rsid w:val="00BF03B2"/>
    <w:rsid w:val="00BF0C67"/>
    <w:rsid w:val="00BF2A6E"/>
    <w:rsid w:val="00BF4EDA"/>
    <w:rsid w:val="00BF7084"/>
    <w:rsid w:val="00BF70AE"/>
    <w:rsid w:val="00C03160"/>
    <w:rsid w:val="00C03F83"/>
    <w:rsid w:val="00C04990"/>
    <w:rsid w:val="00C06F4B"/>
    <w:rsid w:val="00C12D2F"/>
    <w:rsid w:val="00C1515A"/>
    <w:rsid w:val="00C15EEB"/>
    <w:rsid w:val="00C16F28"/>
    <w:rsid w:val="00C175DA"/>
    <w:rsid w:val="00C2041E"/>
    <w:rsid w:val="00C21D7B"/>
    <w:rsid w:val="00C22A43"/>
    <w:rsid w:val="00C23377"/>
    <w:rsid w:val="00C23C2B"/>
    <w:rsid w:val="00C277A8"/>
    <w:rsid w:val="00C30427"/>
    <w:rsid w:val="00C3047F"/>
    <w:rsid w:val="00C309AE"/>
    <w:rsid w:val="00C3120B"/>
    <w:rsid w:val="00C31409"/>
    <w:rsid w:val="00C3264B"/>
    <w:rsid w:val="00C32DED"/>
    <w:rsid w:val="00C338FB"/>
    <w:rsid w:val="00C34625"/>
    <w:rsid w:val="00C34EA2"/>
    <w:rsid w:val="00C356DB"/>
    <w:rsid w:val="00C365CE"/>
    <w:rsid w:val="00C36DF0"/>
    <w:rsid w:val="00C37D52"/>
    <w:rsid w:val="00C4117D"/>
    <w:rsid w:val="00C417EB"/>
    <w:rsid w:val="00C442A1"/>
    <w:rsid w:val="00C444A3"/>
    <w:rsid w:val="00C44BA0"/>
    <w:rsid w:val="00C45F04"/>
    <w:rsid w:val="00C460E9"/>
    <w:rsid w:val="00C462DE"/>
    <w:rsid w:val="00C463BF"/>
    <w:rsid w:val="00C47383"/>
    <w:rsid w:val="00C47736"/>
    <w:rsid w:val="00C50229"/>
    <w:rsid w:val="00C50903"/>
    <w:rsid w:val="00C50EB1"/>
    <w:rsid w:val="00C517F9"/>
    <w:rsid w:val="00C51C3E"/>
    <w:rsid w:val="00C528AE"/>
    <w:rsid w:val="00C53D35"/>
    <w:rsid w:val="00C61688"/>
    <w:rsid w:val="00C61F3D"/>
    <w:rsid w:val="00C628B4"/>
    <w:rsid w:val="00C630FC"/>
    <w:rsid w:val="00C63EF7"/>
    <w:rsid w:val="00C701D2"/>
    <w:rsid w:val="00C72821"/>
    <w:rsid w:val="00C731CD"/>
    <w:rsid w:val="00C734CB"/>
    <w:rsid w:val="00C7536C"/>
    <w:rsid w:val="00C77CB7"/>
    <w:rsid w:val="00C8008D"/>
    <w:rsid w:val="00C8224A"/>
    <w:rsid w:val="00C83E73"/>
    <w:rsid w:val="00C86AA0"/>
    <w:rsid w:val="00C873A9"/>
    <w:rsid w:val="00C9078C"/>
    <w:rsid w:val="00C926D8"/>
    <w:rsid w:val="00C949B8"/>
    <w:rsid w:val="00C96B16"/>
    <w:rsid w:val="00CA062C"/>
    <w:rsid w:val="00CA18D7"/>
    <w:rsid w:val="00CA33A6"/>
    <w:rsid w:val="00CA3EB2"/>
    <w:rsid w:val="00CA583D"/>
    <w:rsid w:val="00CA6FC9"/>
    <w:rsid w:val="00CA7BB4"/>
    <w:rsid w:val="00CB071C"/>
    <w:rsid w:val="00CB11D4"/>
    <w:rsid w:val="00CB1CC9"/>
    <w:rsid w:val="00CB39FD"/>
    <w:rsid w:val="00CB5B0E"/>
    <w:rsid w:val="00CB7034"/>
    <w:rsid w:val="00CB7E61"/>
    <w:rsid w:val="00CC00B5"/>
    <w:rsid w:val="00CC2521"/>
    <w:rsid w:val="00CC5C21"/>
    <w:rsid w:val="00CC7684"/>
    <w:rsid w:val="00CD2866"/>
    <w:rsid w:val="00CD3B33"/>
    <w:rsid w:val="00CD3F63"/>
    <w:rsid w:val="00CD5D29"/>
    <w:rsid w:val="00CD7B6B"/>
    <w:rsid w:val="00CE3C2C"/>
    <w:rsid w:val="00CE45B0"/>
    <w:rsid w:val="00CE5EAD"/>
    <w:rsid w:val="00CE61D8"/>
    <w:rsid w:val="00CE731C"/>
    <w:rsid w:val="00CF0839"/>
    <w:rsid w:val="00CF0F03"/>
    <w:rsid w:val="00CF10FF"/>
    <w:rsid w:val="00CF1461"/>
    <w:rsid w:val="00CF44DB"/>
    <w:rsid w:val="00CF4D87"/>
    <w:rsid w:val="00CF61FB"/>
    <w:rsid w:val="00CF625F"/>
    <w:rsid w:val="00CF63BA"/>
    <w:rsid w:val="00CF6C90"/>
    <w:rsid w:val="00CF70EE"/>
    <w:rsid w:val="00CF7CA8"/>
    <w:rsid w:val="00CF7EEB"/>
    <w:rsid w:val="00D0014D"/>
    <w:rsid w:val="00D01E8E"/>
    <w:rsid w:val="00D03699"/>
    <w:rsid w:val="00D060C9"/>
    <w:rsid w:val="00D06E15"/>
    <w:rsid w:val="00D113A6"/>
    <w:rsid w:val="00D12119"/>
    <w:rsid w:val="00D13C15"/>
    <w:rsid w:val="00D15772"/>
    <w:rsid w:val="00D16904"/>
    <w:rsid w:val="00D22819"/>
    <w:rsid w:val="00D247F6"/>
    <w:rsid w:val="00D2512E"/>
    <w:rsid w:val="00D25218"/>
    <w:rsid w:val="00D26F71"/>
    <w:rsid w:val="00D3131F"/>
    <w:rsid w:val="00D328A5"/>
    <w:rsid w:val="00D3378D"/>
    <w:rsid w:val="00D3645D"/>
    <w:rsid w:val="00D36FBD"/>
    <w:rsid w:val="00D37315"/>
    <w:rsid w:val="00D37CAA"/>
    <w:rsid w:val="00D40EA2"/>
    <w:rsid w:val="00D418CB"/>
    <w:rsid w:val="00D42016"/>
    <w:rsid w:val="00D42E0C"/>
    <w:rsid w:val="00D4426B"/>
    <w:rsid w:val="00D46DB6"/>
    <w:rsid w:val="00D46DB7"/>
    <w:rsid w:val="00D50CAE"/>
    <w:rsid w:val="00D511F0"/>
    <w:rsid w:val="00D5392F"/>
    <w:rsid w:val="00D54EE5"/>
    <w:rsid w:val="00D56218"/>
    <w:rsid w:val="00D63F82"/>
    <w:rsid w:val="00D640FC"/>
    <w:rsid w:val="00D656A1"/>
    <w:rsid w:val="00D65892"/>
    <w:rsid w:val="00D664A7"/>
    <w:rsid w:val="00D66EBE"/>
    <w:rsid w:val="00D700CA"/>
    <w:rsid w:val="00D707D7"/>
    <w:rsid w:val="00D70CB8"/>
    <w:rsid w:val="00D70F7D"/>
    <w:rsid w:val="00D72C17"/>
    <w:rsid w:val="00D76357"/>
    <w:rsid w:val="00D76601"/>
    <w:rsid w:val="00D80484"/>
    <w:rsid w:val="00D80A9D"/>
    <w:rsid w:val="00D80D0A"/>
    <w:rsid w:val="00D817C7"/>
    <w:rsid w:val="00D84129"/>
    <w:rsid w:val="00D869E7"/>
    <w:rsid w:val="00D90D02"/>
    <w:rsid w:val="00D9181A"/>
    <w:rsid w:val="00D92929"/>
    <w:rsid w:val="00D93524"/>
    <w:rsid w:val="00D93C2E"/>
    <w:rsid w:val="00D95BBA"/>
    <w:rsid w:val="00D96CAA"/>
    <w:rsid w:val="00D970A5"/>
    <w:rsid w:val="00DA0904"/>
    <w:rsid w:val="00DA0CCE"/>
    <w:rsid w:val="00DA212A"/>
    <w:rsid w:val="00DA2A34"/>
    <w:rsid w:val="00DA2AAD"/>
    <w:rsid w:val="00DA3601"/>
    <w:rsid w:val="00DA4811"/>
    <w:rsid w:val="00DA4E9C"/>
    <w:rsid w:val="00DA7A0F"/>
    <w:rsid w:val="00DB0D8C"/>
    <w:rsid w:val="00DB1545"/>
    <w:rsid w:val="00DB22D0"/>
    <w:rsid w:val="00DB40B2"/>
    <w:rsid w:val="00DB4967"/>
    <w:rsid w:val="00DB6397"/>
    <w:rsid w:val="00DC089D"/>
    <w:rsid w:val="00DC2C7E"/>
    <w:rsid w:val="00DC2E24"/>
    <w:rsid w:val="00DC3D39"/>
    <w:rsid w:val="00DC3DC7"/>
    <w:rsid w:val="00DC5854"/>
    <w:rsid w:val="00DC5E61"/>
    <w:rsid w:val="00DC727C"/>
    <w:rsid w:val="00DC740B"/>
    <w:rsid w:val="00DC76DF"/>
    <w:rsid w:val="00DC7FB5"/>
    <w:rsid w:val="00DD06B0"/>
    <w:rsid w:val="00DD091E"/>
    <w:rsid w:val="00DD0B47"/>
    <w:rsid w:val="00DD15FF"/>
    <w:rsid w:val="00DD2624"/>
    <w:rsid w:val="00DD276F"/>
    <w:rsid w:val="00DD29C8"/>
    <w:rsid w:val="00DD45FB"/>
    <w:rsid w:val="00DD4745"/>
    <w:rsid w:val="00DD5316"/>
    <w:rsid w:val="00DD5A1C"/>
    <w:rsid w:val="00DD64F7"/>
    <w:rsid w:val="00DD7668"/>
    <w:rsid w:val="00DE2286"/>
    <w:rsid w:val="00DE4355"/>
    <w:rsid w:val="00DE50CB"/>
    <w:rsid w:val="00DE6708"/>
    <w:rsid w:val="00DE7974"/>
    <w:rsid w:val="00DE7D85"/>
    <w:rsid w:val="00DF0261"/>
    <w:rsid w:val="00DF0CCE"/>
    <w:rsid w:val="00DF15C6"/>
    <w:rsid w:val="00DF502C"/>
    <w:rsid w:val="00DF71BB"/>
    <w:rsid w:val="00DFA1CB"/>
    <w:rsid w:val="00E0039C"/>
    <w:rsid w:val="00E003F5"/>
    <w:rsid w:val="00E05854"/>
    <w:rsid w:val="00E0631D"/>
    <w:rsid w:val="00E0678D"/>
    <w:rsid w:val="00E1045E"/>
    <w:rsid w:val="00E10972"/>
    <w:rsid w:val="00E10AE2"/>
    <w:rsid w:val="00E12B1B"/>
    <w:rsid w:val="00E145F7"/>
    <w:rsid w:val="00E14F62"/>
    <w:rsid w:val="00E159E5"/>
    <w:rsid w:val="00E16229"/>
    <w:rsid w:val="00E2012A"/>
    <w:rsid w:val="00E206AE"/>
    <w:rsid w:val="00E207A6"/>
    <w:rsid w:val="00E22A7D"/>
    <w:rsid w:val="00E23397"/>
    <w:rsid w:val="00E2449B"/>
    <w:rsid w:val="00E30A86"/>
    <w:rsid w:val="00E31D30"/>
    <w:rsid w:val="00E32CD7"/>
    <w:rsid w:val="00E32F6C"/>
    <w:rsid w:val="00E3734E"/>
    <w:rsid w:val="00E37C10"/>
    <w:rsid w:val="00E37F02"/>
    <w:rsid w:val="00E409C1"/>
    <w:rsid w:val="00E40D96"/>
    <w:rsid w:val="00E412B1"/>
    <w:rsid w:val="00E41BD2"/>
    <w:rsid w:val="00E43E5C"/>
    <w:rsid w:val="00E44EE1"/>
    <w:rsid w:val="00E45395"/>
    <w:rsid w:val="00E46EEC"/>
    <w:rsid w:val="00E506AB"/>
    <w:rsid w:val="00E51419"/>
    <w:rsid w:val="00E51744"/>
    <w:rsid w:val="00E5241D"/>
    <w:rsid w:val="00E53832"/>
    <w:rsid w:val="00E54076"/>
    <w:rsid w:val="00E5680C"/>
    <w:rsid w:val="00E6067C"/>
    <w:rsid w:val="00E61A16"/>
    <w:rsid w:val="00E623F6"/>
    <w:rsid w:val="00E62B28"/>
    <w:rsid w:val="00E63706"/>
    <w:rsid w:val="00E64F23"/>
    <w:rsid w:val="00E66580"/>
    <w:rsid w:val="00E673C1"/>
    <w:rsid w:val="00E704EA"/>
    <w:rsid w:val="00E70801"/>
    <w:rsid w:val="00E70E11"/>
    <w:rsid w:val="00E710B7"/>
    <w:rsid w:val="00E72692"/>
    <w:rsid w:val="00E76267"/>
    <w:rsid w:val="00E762FA"/>
    <w:rsid w:val="00E80071"/>
    <w:rsid w:val="00E80F53"/>
    <w:rsid w:val="00E8212A"/>
    <w:rsid w:val="00E83B94"/>
    <w:rsid w:val="00E8671F"/>
    <w:rsid w:val="00E869EF"/>
    <w:rsid w:val="00E90738"/>
    <w:rsid w:val="00E90DC3"/>
    <w:rsid w:val="00E92FB8"/>
    <w:rsid w:val="00E93848"/>
    <w:rsid w:val="00E95143"/>
    <w:rsid w:val="00E95574"/>
    <w:rsid w:val="00E95948"/>
    <w:rsid w:val="00E964CC"/>
    <w:rsid w:val="00E96B06"/>
    <w:rsid w:val="00EA0608"/>
    <w:rsid w:val="00EA075F"/>
    <w:rsid w:val="00EA0DB4"/>
    <w:rsid w:val="00EA1317"/>
    <w:rsid w:val="00EA1910"/>
    <w:rsid w:val="00EA1BBB"/>
    <w:rsid w:val="00EA1BE3"/>
    <w:rsid w:val="00EA209A"/>
    <w:rsid w:val="00EA2B33"/>
    <w:rsid w:val="00EA535B"/>
    <w:rsid w:val="00EA66E1"/>
    <w:rsid w:val="00EA76FC"/>
    <w:rsid w:val="00EB042F"/>
    <w:rsid w:val="00EB15F3"/>
    <w:rsid w:val="00EB1958"/>
    <w:rsid w:val="00EB1FF6"/>
    <w:rsid w:val="00EB61D4"/>
    <w:rsid w:val="00EB6654"/>
    <w:rsid w:val="00EB69A6"/>
    <w:rsid w:val="00EB701B"/>
    <w:rsid w:val="00EC24AF"/>
    <w:rsid w:val="00EC3DAE"/>
    <w:rsid w:val="00EC5519"/>
    <w:rsid w:val="00EC579D"/>
    <w:rsid w:val="00EC5FC0"/>
    <w:rsid w:val="00EC6813"/>
    <w:rsid w:val="00EC7936"/>
    <w:rsid w:val="00ED223F"/>
    <w:rsid w:val="00ED2AB6"/>
    <w:rsid w:val="00ED42AB"/>
    <w:rsid w:val="00ED5555"/>
    <w:rsid w:val="00ED5BDC"/>
    <w:rsid w:val="00ED5BE9"/>
    <w:rsid w:val="00ED6AD8"/>
    <w:rsid w:val="00ED7DAC"/>
    <w:rsid w:val="00EE0F03"/>
    <w:rsid w:val="00EE123F"/>
    <w:rsid w:val="00EE248D"/>
    <w:rsid w:val="00EE4F12"/>
    <w:rsid w:val="00EE7326"/>
    <w:rsid w:val="00EE756C"/>
    <w:rsid w:val="00EF2147"/>
    <w:rsid w:val="00EF2E2C"/>
    <w:rsid w:val="00EF3843"/>
    <w:rsid w:val="00EF6EF7"/>
    <w:rsid w:val="00EF6FF8"/>
    <w:rsid w:val="00EF7D2F"/>
    <w:rsid w:val="00EF7D8D"/>
    <w:rsid w:val="00F00919"/>
    <w:rsid w:val="00F00FD8"/>
    <w:rsid w:val="00F03EB5"/>
    <w:rsid w:val="00F04A74"/>
    <w:rsid w:val="00F063AB"/>
    <w:rsid w:val="00F06690"/>
    <w:rsid w:val="00F067A6"/>
    <w:rsid w:val="00F105A4"/>
    <w:rsid w:val="00F10B61"/>
    <w:rsid w:val="00F11251"/>
    <w:rsid w:val="00F11626"/>
    <w:rsid w:val="00F12E18"/>
    <w:rsid w:val="00F13FF4"/>
    <w:rsid w:val="00F15DAE"/>
    <w:rsid w:val="00F164F6"/>
    <w:rsid w:val="00F16695"/>
    <w:rsid w:val="00F201BB"/>
    <w:rsid w:val="00F20B25"/>
    <w:rsid w:val="00F25CE8"/>
    <w:rsid w:val="00F26AE2"/>
    <w:rsid w:val="00F27106"/>
    <w:rsid w:val="00F31BE2"/>
    <w:rsid w:val="00F31DF9"/>
    <w:rsid w:val="00F31E59"/>
    <w:rsid w:val="00F34576"/>
    <w:rsid w:val="00F34C83"/>
    <w:rsid w:val="00F432A9"/>
    <w:rsid w:val="00F43588"/>
    <w:rsid w:val="00F47C83"/>
    <w:rsid w:val="00F55CF4"/>
    <w:rsid w:val="00F565CB"/>
    <w:rsid w:val="00F572D7"/>
    <w:rsid w:val="00F57E29"/>
    <w:rsid w:val="00F6052E"/>
    <w:rsid w:val="00F63E4B"/>
    <w:rsid w:val="00F6641E"/>
    <w:rsid w:val="00F67749"/>
    <w:rsid w:val="00F70C03"/>
    <w:rsid w:val="00F71A92"/>
    <w:rsid w:val="00F72D2E"/>
    <w:rsid w:val="00F73574"/>
    <w:rsid w:val="00F75906"/>
    <w:rsid w:val="00F77CCC"/>
    <w:rsid w:val="00F8019C"/>
    <w:rsid w:val="00F808AB"/>
    <w:rsid w:val="00F85F47"/>
    <w:rsid w:val="00F864EA"/>
    <w:rsid w:val="00F87602"/>
    <w:rsid w:val="00F9084A"/>
    <w:rsid w:val="00F91D44"/>
    <w:rsid w:val="00F9205C"/>
    <w:rsid w:val="00F9364F"/>
    <w:rsid w:val="00F9477F"/>
    <w:rsid w:val="00F94947"/>
    <w:rsid w:val="00F95213"/>
    <w:rsid w:val="00F958F5"/>
    <w:rsid w:val="00F97E11"/>
    <w:rsid w:val="00FA0A4D"/>
    <w:rsid w:val="00FA0B1B"/>
    <w:rsid w:val="00FA1FDD"/>
    <w:rsid w:val="00FA297F"/>
    <w:rsid w:val="00FA2C40"/>
    <w:rsid w:val="00FA2E6F"/>
    <w:rsid w:val="00FA5D81"/>
    <w:rsid w:val="00FB4749"/>
    <w:rsid w:val="00FB493E"/>
    <w:rsid w:val="00FB6C17"/>
    <w:rsid w:val="00FB6E40"/>
    <w:rsid w:val="00FC0050"/>
    <w:rsid w:val="00FC3B23"/>
    <w:rsid w:val="00FC47C3"/>
    <w:rsid w:val="00FC54BE"/>
    <w:rsid w:val="00FC6256"/>
    <w:rsid w:val="00FC6B76"/>
    <w:rsid w:val="00FC6C3D"/>
    <w:rsid w:val="00FD1CCB"/>
    <w:rsid w:val="00FD3287"/>
    <w:rsid w:val="00FD528F"/>
    <w:rsid w:val="00FD6CF5"/>
    <w:rsid w:val="00FD7A7E"/>
    <w:rsid w:val="00FD7E6C"/>
    <w:rsid w:val="00FE03E1"/>
    <w:rsid w:val="00FE071C"/>
    <w:rsid w:val="00FE0F13"/>
    <w:rsid w:val="00FE1781"/>
    <w:rsid w:val="00FE5200"/>
    <w:rsid w:val="00FE5411"/>
    <w:rsid w:val="00FE5524"/>
    <w:rsid w:val="00FE5581"/>
    <w:rsid w:val="00FE5CE5"/>
    <w:rsid w:val="00FE7322"/>
    <w:rsid w:val="00FE7F17"/>
    <w:rsid w:val="00FF1F73"/>
    <w:rsid w:val="00FF25F0"/>
    <w:rsid w:val="00FF3B76"/>
    <w:rsid w:val="00FF4B58"/>
    <w:rsid w:val="00FF62EB"/>
    <w:rsid w:val="013B739F"/>
    <w:rsid w:val="015661A8"/>
    <w:rsid w:val="017D3017"/>
    <w:rsid w:val="01C0D267"/>
    <w:rsid w:val="01D8FFD6"/>
    <w:rsid w:val="01E68021"/>
    <w:rsid w:val="0246EA7F"/>
    <w:rsid w:val="0251C633"/>
    <w:rsid w:val="02904CC4"/>
    <w:rsid w:val="02CA01FC"/>
    <w:rsid w:val="02CC3C0C"/>
    <w:rsid w:val="0317CEBF"/>
    <w:rsid w:val="0351C871"/>
    <w:rsid w:val="03726385"/>
    <w:rsid w:val="044E8A3B"/>
    <w:rsid w:val="04DB2BE0"/>
    <w:rsid w:val="053EE4AA"/>
    <w:rsid w:val="0545932B"/>
    <w:rsid w:val="055042AB"/>
    <w:rsid w:val="057D899E"/>
    <w:rsid w:val="058AC098"/>
    <w:rsid w:val="05BDE275"/>
    <w:rsid w:val="0601FEE5"/>
    <w:rsid w:val="0606354B"/>
    <w:rsid w:val="0610AD99"/>
    <w:rsid w:val="065B7438"/>
    <w:rsid w:val="06CCC00D"/>
    <w:rsid w:val="071A28E3"/>
    <w:rsid w:val="07575C81"/>
    <w:rsid w:val="07A5C374"/>
    <w:rsid w:val="07DCF7B9"/>
    <w:rsid w:val="0827215C"/>
    <w:rsid w:val="083A4B18"/>
    <w:rsid w:val="0841B25B"/>
    <w:rsid w:val="085A112A"/>
    <w:rsid w:val="089E8EDA"/>
    <w:rsid w:val="0A07FD12"/>
    <w:rsid w:val="0A34DA26"/>
    <w:rsid w:val="0A3A5343"/>
    <w:rsid w:val="0A5A7E62"/>
    <w:rsid w:val="0A5FEAA5"/>
    <w:rsid w:val="0ACA0E37"/>
    <w:rsid w:val="0B861FD8"/>
    <w:rsid w:val="0B92B188"/>
    <w:rsid w:val="0C00758B"/>
    <w:rsid w:val="0C568B90"/>
    <w:rsid w:val="0CBB3248"/>
    <w:rsid w:val="0CC1777B"/>
    <w:rsid w:val="0D0A85C1"/>
    <w:rsid w:val="0D6303C7"/>
    <w:rsid w:val="0DAAF582"/>
    <w:rsid w:val="0DD5A69C"/>
    <w:rsid w:val="0DF7567D"/>
    <w:rsid w:val="0E1B9A81"/>
    <w:rsid w:val="0E25E440"/>
    <w:rsid w:val="0E2C9599"/>
    <w:rsid w:val="0E34E8C5"/>
    <w:rsid w:val="0E4F3409"/>
    <w:rsid w:val="0E5AAE9C"/>
    <w:rsid w:val="0EEAE351"/>
    <w:rsid w:val="0F10B60F"/>
    <w:rsid w:val="0F1E28CC"/>
    <w:rsid w:val="0F36572B"/>
    <w:rsid w:val="0FBEDB3F"/>
    <w:rsid w:val="0FF9D288"/>
    <w:rsid w:val="102A9743"/>
    <w:rsid w:val="1062BA61"/>
    <w:rsid w:val="108949D5"/>
    <w:rsid w:val="111B2D6E"/>
    <w:rsid w:val="112CE3F1"/>
    <w:rsid w:val="113A8E31"/>
    <w:rsid w:val="11C2B3A0"/>
    <w:rsid w:val="1201F00B"/>
    <w:rsid w:val="138455D8"/>
    <w:rsid w:val="13CA78C6"/>
    <w:rsid w:val="13D467D6"/>
    <w:rsid w:val="13E138B0"/>
    <w:rsid w:val="140FA049"/>
    <w:rsid w:val="1422161C"/>
    <w:rsid w:val="1495A65E"/>
    <w:rsid w:val="1500BA0C"/>
    <w:rsid w:val="157A48D2"/>
    <w:rsid w:val="15B78479"/>
    <w:rsid w:val="15EA8E5E"/>
    <w:rsid w:val="164C8532"/>
    <w:rsid w:val="167B16BC"/>
    <w:rsid w:val="17D32DA1"/>
    <w:rsid w:val="17FC885D"/>
    <w:rsid w:val="184D9082"/>
    <w:rsid w:val="18601071"/>
    <w:rsid w:val="1899AD3A"/>
    <w:rsid w:val="18B23CF4"/>
    <w:rsid w:val="18D1FA22"/>
    <w:rsid w:val="18DCC363"/>
    <w:rsid w:val="195193FC"/>
    <w:rsid w:val="195D9DB9"/>
    <w:rsid w:val="19AE884E"/>
    <w:rsid w:val="19CF4F8F"/>
    <w:rsid w:val="1A3B4AA5"/>
    <w:rsid w:val="1A662AAB"/>
    <w:rsid w:val="1A77760A"/>
    <w:rsid w:val="1A850DC9"/>
    <w:rsid w:val="1ADEFACF"/>
    <w:rsid w:val="1BA315B0"/>
    <w:rsid w:val="1BC56F03"/>
    <w:rsid w:val="1BFF6CA8"/>
    <w:rsid w:val="1C61A869"/>
    <w:rsid w:val="1C64B9CD"/>
    <w:rsid w:val="1CEEEAD7"/>
    <w:rsid w:val="1D0F1F68"/>
    <w:rsid w:val="1D19417A"/>
    <w:rsid w:val="1D268B27"/>
    <w:rsid w:val="1D64231C"/>
    <w:rsid w:val="1DBE2907"/>
    <w:rsid w:val="1DFB45B8"/>
    <w:rsid w:val="1E99B02D"/>
    <w:rsid w:val="1EC9940F"/>
    <w:rsid w:val="1F97A642"/>
    <w:rsid w:val="1FD2EF9D"/>
    <w:rsid w:val="201CB229"/>
    <w:rsid w:val="203DA619"/>
    <w:rsid w:val="2041D25D"/>
    <w:rsid w:val="206032E9"/>
    <w:rsid w:val="2081D01A"/>
    <w:rsid w:val="20A2F340"/>
    <w:rsid w:val="20B14E3C"/>
    <w:rsid w:val="20C3BE39"/>
    <w:rsid w:val="20C7F142"/>
    <w:rsid w:val="212812B7"/>
    <w:rsid w:val="212C17C0"/>
    <w:rsid w:val="214BC201"/>
    <w:rsid w:val="216D3970"/>
    <w:rsid w:val="21803BFF"/>
    <w:rsid w:val="21B06AAD"/>
    <w:rsid w:val="21B3DCC5"/>
    <w:rsid w:val="22797255"/>
    <w:rsid w:val="22A3E988"/>
    <w:rsid w:val="22D77414"/>
    <w:rsid w:val="23477326"/>
    <w:rsid w:val="2362FA75"/>
    <w:rsid w:val="23670688"/>
    <w:rsid w:val="2389EEF8"/>
    <w:rsid w:val="23AE666E"/>
    <w:rsid w:val="23D4C081"/>
    <w:rsid w:val="23D7AFB2"/>
    <w:rsid w:val="242DEA82"/>
    <w:rsid w:val="244DD99C"/>
    <w:rsid w:val="2478AC76"/>
    <w:rsid w:val="24C65ED6"/>
    <w:rsid w:val="24FD6DA4"/>
    <w:rsid w:val="259D1CAB"/>
    <w:rsid w:val="25EB6F6A"/>
    <w:rsid w:val="2642FB48"/>
    <w:rsid w:val="2670CC55"/>
    <w:rsid w:val="267857F6"/>
    <w:rsid w:val="27283B81"/>
    <w:rsid w:val="272B38B9"/>
    <w:rsid w:val="275D7088"/>
    <w:rsid w:val="2763DE6F"/>
    <w:rsid w:val="278F5DD2"/>
    <w:rsid w:val="2796D40A"/>
    <w:rsid w:val="2805DEEF"/>
    <w:rsid w:val="2856195C"/>
    <w:rsid w:val="287D213D"/>
    <w:rsid w:val="287F950C"/>
    <w:rsid w:val="28B07C1A"/>
    <w:rsid w:val="28DFDCD1"/>
    <w:rsid w:val="28F120DD"/>
    <w:rsid w:val="28FDB5FF"/>
    <w:rsid w:val="29127287"/>
    <w:rsid w:val="2951ED6C"/>
    <w:rsid w:val="295596E5"/>
    <w:rsid w:val="296796EB"/>
    <w:rsid w:val="298E8607"/>
    <w:rsid w:val="29FA6782"/>
    <w:rsid w:val="2A02BB90"/>
    <w:rsid w:val="2A2C98D8"/>
    <w:rsid w:val="2B186F0D"/>
    <w:rsid w:val="2B2CCCF2"/>
    <w:rsid w:val="2B3BECF5"/>
    <w:rsid w:val="2B69DCE2"/>
    <w:rsid w:val="2B898E1A"/>
    <w:rsid w:val="2BC7603B"/>
    <w:rsid w:val="2BFE074A"/>
    <w:rsid w:val="2C03EA38"/>
    <w:rsid w:val="2CC53A89"/>
    <w:rsid w:val="2CF22FA2"/>
    <w:rsid w:val="2D093DE5"/>
    <w:rsid w:val="2D0FC209"/>
    <w:rsid w:val="2D4631E4"/>
    <w:rsid w:val="2D7E12D3"/>
    <w:rsid w:val="2DB8C6AE"/>
    <w:rsid w:val="2DBCA3FC"/>
    <w:rsid w:val="2DF9C666"/>
    <w:rsid w:val="2E42ACA9"/>
    <w:rsid w:val="2E891869"/>
    <w:rsid w:val="2F043B37"/>
    <w:rsid w:val="2F54C955"/>
    <w:rsid w:val="2F6FD0A7"/>
    <w:rsid w:val="2F9CCC9C"/>
    <w:rsid w:val="2FBA6508"/>
    <w:rsid w:val="2FFFCBE5"/>
    <w:rsid w:val="301CCD62"/>
    <w:rsid w:val="30612E5C"/>
    <w:rsid w:val="306EA207"/>
    <w:rsid w:val="3071494A"/>
    <w:rsid w:val="30C16654"/>
    <w:rsid w:val="3170D37A"/>
    <w:rsid w:val="32758180"/>
    <w:rsid w:val="32A47A5D"/>
    <w:rsid w:val="32A88CAD"/>
    <w:rsid w:val="32F6EC01"/>
    <w:rsid w:val="330423CB"/>
    <w:rsid w:val="3373E824"/>
    <w:rsid w:val="33B7EC51"/>
    <w:rsid w:val="33F98669"/>
    <w:rsid w:val="33FC2C52"/>
    <w:rsid w:val="3523521B"/>
    <w:rsid w:val="3592C2FB"/>
    <w:rsid w:val="35D6787B"/>
    <w:rsid w:val="360312D2"/>
    <w:rsid w:val="36955061"/>
    <w:rsid w:val="36F55AD4"/>
    <w:rsid w:val="36FCB1F0"/>
    <w:rsid w:val="371F2051"/>
    <w:rsid w:val="3761894A"/>
    <w:rsid w:val="376B109C"/>
    <w:rsid w:val="37BCD60C"/>
    <w:rsid w:val="37E07321"/>
    <w:rsid w:val="37F83289"/>
    <w:rsid w:val="38324F04"/>
    <w:rsid w:val="3848A7FF"/>
    <w:rsid w:val="3887741F"/>
    <w:rsid w:val="3898D783"/>
    <w:rsid w:val="38A1179B"/>
    <w:rsid w:val="38EB7052"/>
    <w:rsid w:val="39463374"/>
    <w:rsid w:val="3A200520"/>
    <w:rsid w:val="3A33AA0E"/>
    <w:rsid w:val="3A56B7CF"/>
    <w:rsid w:val="3A5736D7"/>
    <w:rsid w:val="3A9CF5EF"/>
    <w:rsid w:val="3ACA3584"/>
    <w:rsid w:val="3AEEF325"/>
    <w:rsid w:val="3AF16CA2"/>
    <w:rsid w:val="3B52F750"/>
    <w:rsid w:val="3B6395E9"/>
    <w:rsid w:val="3B885A4D"/>
    <w:rsid w:val="3C0B3EDB"/>
    <w:rsid w:val="3C4F1CCC"/>
    <w:rsid w:val="3C847D9D"/>
    <w:rsid w:val="3CAB3168"/>
    <w:rsid w:val="3D170357"/>
    <w:rsid w:val="3D1DC8D0"/>
    <w:rsid w:val="3D6621E1"/>
    <w:rsid w:val="3D6749E3"/>
    <w:rsid w:val="3D8EFAEF"/>
    <w:rsid w:val="3DBD261D"/>
    <w:rsid w:val="3E1C72EB"/>
    <w:rsid w:val="3E2CB401"/>
    <w:rsid w:val="3EB1A358"/>
    <w:rsid w:val="3EF02D07"/>
    <w:rsid w:val="3F385142"/>
    <w:rsid w:val="3F6B98A4"/>
    <w:rsid w:val="3F7E81BF"/>
    <w:rsid w:val="3FB707AD"/>
    <w:rsid w:val="3FCA2142"/>
    <w:rsid w:val="3FEC9C22"/>
    <w:rsid w:val="400ED15F"/>
    <w:rsid w:val="4014A493"/>
    <w:rsid w:val="40671DEE"/>
    <w:rsid w:val="40B645C6"/>
    <w:rsid w:val="40B87F2E"/>
    <w:rsid w:val="40FA6700"/>
    <w:rsid w:val="4132F028"/>
    <w:rsid w:val="41633B43"/>
    <w:rsid w:val="416DDF43"/>
    <w:rsid w:val="41C62A14"/>
    <w:rsid w:val="42891C0A"/>
    <w:rsid w:val="42A0356F"/>
    <w:rsid w:val="42D6534F"/>
    <w:rsid w:val="42F192E3"/>
    <w:rsid w:val="42FF9AE0"/>
    <w:rsid w:val="43367172"/>
    <w:rsid w:val="43374CB5"/>
    <w:rsid w:val="43A9B251"/>
    <w:rsid w:val="43AACDA6"/>
    <w:rsid w:val="43C28957"/>
    <w:rsid w:val="43C550E1"/>
    <w:rsid w:val="43CB599B"/>
    <w:rsid w:val="43D635A9"/>
    <w:rsid w:val="44114533"/>
    <w:rsid w:val="44159186"/>
    <w:rsid w:val="44664C04"/>
    <w:rsid w:val="448B9D18"/>
    <w:rsid w:val="448E2F6D"/>
    <w:rsid w:val="44A65B80"/>
    <w:rsid w:val="44D39B5A"/>
    <w:rsid w:val="44E3B1DA"/>
    <w:rsid w:val="4514FA98"/>
    <w:rsid w:val="45309909"/>
    <w:rsid w:val="457EC829"/>
    <w:rsid w:val="461B5CB7"/>
    <w:rsid w:val="46263BBA"/>
    <w:rsid w:val="4689A524"/>
    <w:rsid w:val="46F8D1AA"/>
    <w:rsid w:val="4727330F"/>
    <w:rsid w:val="477CC661"/>
    <w:rsid w:val="47A8B825"/>
    <w:rsid w:val="47C696D0"/>
    <w:rsid w:val="4835C830"/>
    <w:rsid w:val="4864E258"/>
    <w:rsid w:val="4867C6FE"/>
    <w:rsid w:val="48798498"/>
    <w:rsid w:val="4892FE0D"/>
    <w:rsid w:val="498B7504"/>
    <w:rsid w:val="4A5E317B"/>
    <w:rsid w:val="4AB8AB45"/>
    <w:rsid w:val="4AC31F73"/>
    <w:rsid w:val="4B3C2603"/>
    <w:rsid w:val="4B4535BE"/>
    <w:rsid w:val="4B59361F"/>
    <w:rsid w:val="4B6B5B9A"/>
    <w:rsid w:val="4BCEE840"/>
    <w:rsid w:val="4C026A1B"/>
    <w:rsid w:val="4C44516F"/>
    <w:rsid w:val="4C733506"/>
    <w:rsid w:val="4C9E0586"/>
    <w:rsid w:val="4CA4170C"/>
    <w:rsid w:val="4CBD9301"/>
    <w:rsid w:val="4D2F596F"/>
    <w:rsid w:val="4D4A3D27"/>
    <w:rsid w:val="4D5B5016"/>
    <w:rsid w:val="4D65B3B2"/>
    <w:rsid w:val="4DD892C2"/>
    <w:rsid w:val="4DE0290B"/>
    <w:rsid w:val="4DE231AB"/>
    <w:rsid w:val="4E0978C7"/>
    <w:rsid w:val="4E6A62EA"/>
    <w:rsid w:val="4EB7654A"/>
    <w:rsid w:val="4ED26BE9"/>
    <w:rsid w:val="4EF9D442"/>
    <w:rsid w:val="4F45668B"/>
    <w:rsid w:val="4F4F10D5"/>
    <w:rsid w:val="4FBB3118"/>
    <w:rsid w:val="4FCA08AE"/>
    <w:rsid w:val="4FDEDF26"/>
    <w:rsid w:val="507781ED"/>
    <w:rsid w:val="50975EA6"/>
    <w:rsid w:val="50A9F776"/>
    <w:rsid w:val="50F7286D"/>
    <w:rsid w:val="5125F50F"/>
    <w:rsid w:val="51690FCF"/>
    <w:rsid w:val="51D222BA"/>
    <w:rsid w:val="5225C982"/>
    <w:rsid w:val="525832E2"/>
    <w:rsid w:val="5265B9ED"/>
    <w:rsid w:val="52AB3FE8"/>
    <w:rsid w:val="52B71C62"/>
    <w:rsid w:val="52E45DDF"/>
    <w:rsid w:val="52E514AC"/>
    <w:rsid w:val="53270489"/>
    <w:rsid w:val="53CAB108"/>
    <w:rsid w:val="53CC1D60"/>
    <w:rsid w:val="5457B3DE"/>
    <w:rsid w:val="548253D6"/>
    <w:rsid w:val="548D9E88"/>
    <w:rsid w:val="5510732A"/>
    <w:rsid w:val="555A11DA"/>
    <w:rsid w:val="55CB8E81"/>
    <w:rsid w:val="55D6EAA2"/>
    <w:rsid w:val="569C3CDB"/>
    <w:rsid w:val="56B10C7C"/>
    <w:rsid w:val="57034B83"/>
    <w:rsid w:val="574C8A8D"/>
    <w:rsid w:val="57800A0A"/>
    <w:rsid w:val="578B86CC"/>
    <w:rsid w:val="57B79C6F"/>
    <w:rsid w:val="58617DB5"/>
    <w:rsid w:val="58637668"/>
    <w:rsid w:val="5869B9B5"/>
    <w:rsid w:val="58AB1C7D"/>
    <w:rsid w:val="59230539"/>
    <w:rsid w:val="5923AE0F"/>
    <w:rsid w:val="595617F9"/>
    <w:rsid w:val="599E7130"/>
    <w:rsid w:val="59BF439F"/>
    <w:rsid w:val="59C1339A"/>
    <w:rsid w:val="5A2C5CC1"/>
    <w:rsid w:val="5A3320DC"/>
    <w:rsid w:val="5A36C0CF"/>
    <w:rsid w:val="5A4585F0"/>
    <w:rsid w:val="5A711B24"/>
    <w:rsid w:val="5A96A18D"/>
    <w:rsid w:val="5AB93F27"/>
    <w:rsid w:val="5B0C230E"/>
    <w:rsid w:val="5B3170D5"/>
    <w:rsid w:val="5B5A1AE7"/>
    <w:rsid w:val="5B6889DA"/>
    <w:rsid w:val="5BA4E381"/>
    <w:rsid w:val="5BB615D2"/>
    <w:rsid w:val="5BE50D39"/>
    <w:rsid w:val="5C3938A9"/>
    <w:rsid w:val="5CCFCB86"/>
    <w:rsid w:val="5D07C8AE"/>
    <w:rsid w:val="5D299C94"/>
    <w:rsid w:val="5D674BC9"/>
    <w:rsid w:val="5D8AFEED"/>
    <w:rsid w:val="5DE1A4B3"/>
    <w:rsid w:val="5E0B8CF0"/>
    <w:rsid w:val="5E25881A"/>
    <w:rsid w:val="5E276516"/>
    <w:rsid w:val="5E78277B"/>
    <w:rsid w:val="5EA84E0B"/>
    <w:rsid w:val="5F2202B4"/>
    <w:rsid w:val="5FAA9774"/>
    <w:rsid w:val="6082DC73"/>
    <w:rsid w:val="60ECA6D9"/>
    <w:rsid w:val="61BB548A"/>
    <w:rsid w:val="61CD4EAD"/>
    <w:rsid w:val="6231ED03"/>
    <w:rsid w:val="630EAE70"/>
    <w:rsid w:val="6318CE26"/>
    <w:rsid w:val="635628BA"/>
    <w:rsid w:val="63C771F5"/>
    <w:rsid w:val="63E60391"/>
    <w:rsid w:val="64201F42"/>
    <w:rsid w:val="6442E1D3"/>
    <w:rsid w:val="6481D2B2"/>
    <w:rsid w:val="64F17D9A"/>
    <w:rsid w:val="650269D2"/>
    <w:rsid w:val="65C1D151"/>
    <w:rsid w:val="65EA19C4"/>
    <w:rsid w:val="65EBA219"/>
    <w:rsid w:val="65EF19E6"/>
    <w:rsid w:val="65F2E20E"/>
    <w:rsid w:val="65FC840F"/>
    <w:rsid w:val="661DA241"/>
    <w:rsid w:val="6653A490"/>
    <w:rsid w:val="6669D0BD"/>
    <w:rsid w:val="6672AB3A"/>
    <w:rsid w:val="6672D537"/>
    <w:rsid w:val="66A21967"/>
    <w:rsid w:val="67104651"/>
    <w:rsid w:val="6728E92D"/>
    <w:rsid w:val="67897067"/>
    <w:rsid w:val="67EC64F4"/>
    <w:rsid w:val="68090FCB"/>
    <w:rsid w:val="681BB4A6"/>
    <w:rsid w:val="6822CEE5"/>
    <w:rsid w:val="6831A92D"/>
    <w:rsid w:val="68391420"/>
    <w:rsid w:val="686C4048"/>
    <w:rsid w:val="68AF89D4"/>
    <w:rsid w:val="68F2FA42"/>
    <w:rsid w:val="68F6E685"/>
    <w:rsid w:val="6958EA4F"/>
    <w:rsid w:val="696A9219"/>
    <w:rsid w:val="696D6E7F"/>
    <w:rsid w:val="69837EF4"/>
    <w:rsid w:val="69B93B13"/>
    <w:rsid w:val="6A111A0A"/>
    <w:rsid w:val="6A1A3C09"/>
    <w:rsid w:val="6A4800CB"/>
    <w:rsid w:val="6AA1E154"/>
    <w:rsid w:val="6B6D0099"/>
    <w:rsid w:val="6BC3A60F"/>
    <w:rsid w:val="6BFD316D"/>
    <w:rsid w:val="6C43490E"/>
    <w:rsid w:val="6C45D70F"/>
    <w:rsid w:val="6C4DC117"/>
    <w:rsid w:val="6C586D0E"/>
    <w:rsid w:val="6CA622C4"/>
    <w:rsid w:val="6D18B60A"/>
    <w:rsid w:val="6D26D34B"/>
    <w:rsid w:val="6D696766"/>
    <w:rsid w:val="6DBA55E2"/>
    <w:rsid w:val="6DE8C4C7"/>
    <w:rsid w:val="6DF59C92"/>
    <w:rsid w:val="6E861F89"/>
    <w:rsid w:val="6EE15701"/>
    <w:rsid w:val="6EF2E97C"/>
    <w:rsid w:val="6F66E2C5"/>
    <w:rsid w:val="6FA855C3"/>
    <w:rsid w:val="6FB97552"/>
    <w:rsid w:val="6FEF54A3"/>
    <w:rsid w:val="70A7FB11"/>
    <w:rsid w:val="70F14C75"/>
    <w:rsid w:val="70F1CEC5"/>
    <w:rsid w:val="7149DD6A"/>
    <w:rsid w:val="71672346"/>
    <w:rsid w:val="722FA9B1"/>
    <w:rsid w:val="72F38572"/>
    <w:rsid w:val="7301326B"/>
    <w:rsid w:val="73E5A791"/>
    <w:rsid w:val="74108362"/>
    <w:rsid w:val="74125C0F"/>
    <w:rsid w:val="74149C84"/>
    <w:rsid w:val="743964E0"/>
    <w:rsid w:val="74E9F491"/>
    <w:rsid w:val="75258813"/>
    <w:rsid w:val="752C5F72"/>
    <w:rsid w:val="7531DD24"/>
    <w:rsid w:val="7534AC58"/>
    <w:rsid w:val="7550252D"/>
    <w:rsid w:val="75CFF76B"/>
    <w:rsid w:val="75D54FC9"/>
    <w:rsid w:val="7613C638"/>
    <w:rsid w:val="76338800"/>
    <w:rsid w:val="767A3EA4"/>
    <w:rsid w:val="7682C732"/>
    <w:rsid w:val="76884527"/>
    <w:rsid w:val="76D982DE"/>
    <w:rsid w:val="779D8B4A"/>
    <w:rsid w:val="77F0FA46"/>
    <w:rsid w:val="780A4F31"/>
    <w:rsid w:val="78360548"/>
    <w:rsid w:val="783614A8"/>
    <w:rsid w:val="7857118C"/>
    <w:rsid w:val="797AEF09"/>
    <w:rsid w:val="799638FC"/>
    <w:rsid w:val="7A3CEC09"/>
    <w:rsid w:val="7A43495E"/>
    <w:rsid w:val="7AD8D1A7"/>
    <w:rsid w:val="7AE830C5"/>
    <w:rsid w:val="7B01991C"/>
    <w:rsid w:val="7BAA0654"/>
    <w:rsid w:val="7BF4650A"/>
    <w:rsid w:val="7C364231"/>
    <w:rsid w:val="7C53C3B7"/>
    <w:rsid w:val="7C60EE30"/>
    <w:rsid w:val="7C68D21D"/>
    <w:rsid w:val="7CBDFB0A"/>
    <w:rsid w:val="7D74ABC8"/>
    <w:rsid w:val="7D8FC3FE"/>
    <w:rsid w:val="7D98E96E"/>
    <w:rsid w:val="7DC60A6C"/>
    <w:rsid w:val="7DED7FA5"/>
    <w:rsid w:val="7E3215A9"/>
    <w:rsid w:val="7E47D848"/>
    <w:rsid w:val="7E5B3DE3"/>
    <w:rsid w:val="7EA8D16C"/>
    <w:rsid w:val="7ECB2C3D"/>
    <w:rsid w:val="7ED37717"/>
    <w:rsid w:val="7EF03196"/>
    <w:rsid w:val="7F0FD4AB"/>
    <w:rsid w:val="7FF3827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388F14"/>
  <w15:docId w15:val="{E8153BCC-581B-4F2A-BE86-8A452F314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szCs w:val="22"/>
        <w:lang w:val="en-US" w:eastAsia="en-US" w:bidi="en-US"/>
      </w:rPr>
    </w:rPrDefault>
    <w:pPrDefault>
      <w:pPr>
        <w:spacing w:before="120" w:line="271"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iPriority="9" w:unhideWhenUsed="1"/>
    <w:lsdException w:name="index 2" w:semiHidden="1" w:uiPriority="9" w:unhideWhenUsed="1"/>
    <w:lsdException w:name="index 3" w:semiHidden="1" w:uiPriority="9" w:unhideWhenUsed="1"/>
    <w:lsdException w:name="index 4" w:semiHidden="1" w:uiPriority="9" w:unhideWhenUsed="1"/>
    <w:lsdException w:name="index 5" w:semiHidden="1" w:uiPriority="9" w:unhideWhenUsed="1"/>
    <w:lsdException w:name="index 6" w:semiHidden="1" w:uiPriority="9" w:unhideWhenUsed="1"/>
    <w:lsdException w:name="index 7" w:semiHidden="1" w:uiPriority="9" w:unhideWhenUsed="1"/>
    <w:lsdException w:name="index 8" w:semiHidden="1" w:uiPriority="9" w:unhideWhenUsed="1"/>
    <w:lsdException w:name="index 9" w:semiHidden="1" w:uiPriority="9" w:unhideWhenUsed="1"/>
    <w:lsdException w:name="toc 1" w:semiHidden="1" w:uiPriority="1"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iPriority="9" w:unhideWhenUsed="1"/>
    <w:lsdException w:name="caption"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qFormat="1"/>
    <w:lsdException w:name="Signature" w:semiHidden="1" w:unhideWhenUsed="1" w:qFormat="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qFormat="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9"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 w:qFormat="1"/>
    <w:lsdException w:name="Subtle Reference" w:uiPriority="33"/>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A4811"/>
    <w:pPr>
      <w:spacing w:before="200" w:after="200"/>
    </w:pPr>
  </w:style>
  <w:style w:type="paragraph" w:styleId="Heading1">
    <w:name w:val="heading 1"/>
    <w:basedOn w:val="Normal"/>
    <w:next w:val="Normal"/>
    <w:link w:val="Heading1Char"/>
    <w:uiPriority w:val="9"/>
    <w:qFormat/>
    <w:rsid w:val="00E12B1B"/>
    <w:pPr>
      <w:keepNext/>
      <w:keepLines/>
      <w:pBdr>
        <w:top w:val="single" w:sz="4" w:space="12" w:color="auto"/>
      </w:pBdr>
      <w:tabs>
        <w:tab w:val="left" w:pos="3345"/>
      </w:tabs>
      <w:spacing w:before="240" w:after="120"/>
      <w:jc w:val="right"/>
      <w:outlineLvl w:val="0"/>
    </w:pPr>
    <w:rPr>
      <w:b/>
      <w:color w:val="003865"/>
      <w:sz w:val="48"/>
      <w:szCs w:val="48"/>
    </w:rPr>
  </w:style>
  <w:style w:type="paragraph" w:styleId="Heading2">
    <w:name w:val="heading 2"/>
    <w:next w:val="Normal"/>
    <w:link w:val="Heading2Char"/>
    <w:uiPriority w:val="9"/>
    <w:qFormat/>
    <w:rsid w:val="00EE756C"/>
    <w:pPr>
      <w:keepNext/>
      <w:keepLines/>
      <w:spacing w:before="360" w:after="240"/>
      <w:outlineLvl w:val="1"/>
    </w:pPr>
    <w:rPr>
      <w:rFonts w:asciiTheme="minorHAnsi" w:eastAsiaTheme="majorEastAsia" w:hAnsiTheme="minorHAnsi" w:cstheme="majorBidi"/>
      <w:b/>
      <w:color w:val="003865" w:themeColor="accent1"/>
      <w:sz w:val="32"/>
      <w:szCs w:val="32"/>
    </w:rPr>
  </w:style>
  <w:style w:type="paragraph" w:styleId="Heading3">
    <w:name w:val="heading 3"/>
    <w:next w:val="Normal"/>
    <w:link w:val="Heading3Char"/>
    <w:uiPriority w:val="9"/>
    <w:qFormat/>
    <w:rsid w:val="00B4310D"/>
    <w:pPr>
      <w:keepNext/>
      <w:spacing w:before="240" w:after="120"/>
      <w:outlineLvl w:val="2"/>
    </w:pPr>
    <w:rPr>
      <w:rFonts w:asciiTheme="minorHAnsi" w:eastAsiaTheme="majorEastAsia" w:hAnsiTheme="minorHAnsi" w:cs="Arial"/>
      <w:b/>
      <w:color w:val="003865" w:themeColor="accent1"/>
      <w:sz w:val="26"/>
      <w:szCs w:val="24"/>
    </w:rPr>
  </w:style>
  <w:style w:type="paragraph" w:styleId="Heading4">
    <w:name w:val="heading 4"/>
    <w:next w:val="Normal"/>
    <w:link w:val="Heading4Char"/>
    <w:uiPriority w:val="1"/>
    <w:qFormat/>
    <w:rsid w:val="00C53D35"/>
    <w:pPr>
      <w:keepNext/>
      <w:spacing w:before="240" w:after="120"/>
      <w:outlineLvl w:val="3"/>
    </w:pPr>
    <w:rPr>
      <w:rFonts w:eastAsiaTheme="majorEastAsia" w:cstheme="majorBidi"/>
      <w:b/>
      <w:bCs/>
      <w:iCs/>
      <w:color w:val="003865" w:themeColor="accent1"/>
      <w:sz w:val="24"/>
      <w:szCs w:val="24"/>
    </w:rPr>
  </w:style>
  <w:style w:type="paragraph" w:styleId="Heading5">
    <w:name w:val="heading 5"/>
    <w:basedOn w:val="Normal"/>
    <w:next w:val="Normal"/>
    <w:link w:val="Heading5Char"/>
    <w:uiPriority w:val="1"/>
    <w:unhideWhenUsed/>
    <w:rsid w:val="003C033A"/>
    <w:pPr>
      <w:keepNext/>
      <w:keepLines/>
      <w:spacing w:before="240" w:after="120"/>
      <w:outlineLvl w:val="4"/>
    </w:pPr>
    <w:rPr>
      <w:rFonts w:asciiTheme="majorHAnsi" w:eastAsiaTheme="majorEastAsia" w:hAnsiTheme="majorHAnsi" w:cstheme="majorBidi"/>
      <w:b/>
      <w:color w:val="000000" w:themeColor="text2"/>
    </w:rPr>
  </w:style>
  <w:style w:type="paragraph" w:styleId="Heading6">
    <w:name w:val="heading 6"/>
    <w:basedOn w:val="Normal"/>
    <w:next w:val="Normal"/>
    <w:link w:val="Heading6Char"/>
    <w:uiPriority w:val="1"/>
    <w:unhideWhenUsed/>
    <w:rsid w:val="003C033A"/>
    <w:pPr>
      <w:keepNext/>
      <w:keepLines/>
      <w:spacing w:before="240" w:after="120"/>
      <w:outlineLvl w:val="5"/>
    </w:pPr>
    <w:rPr>
      <w:rFonts w:asciiTheme="majorHAnsi" w:eastAsiaTheme="majorEastAsia" w:hAnsiTheme="majorHAnsi" w:cstheme="majorBidi"/>
      <w:i/>
      <w:iCs/>
      <w:color w:val="000000" w:themeColor="text2"/>
    </w:rPr>
  </w:style>
  <w:style w:type="paragraph" w:styleId="Heading7">
    <w:name w:val="heading 7"/>
    <w:basedOn w:val="Normal"/>
    <w:next w:val="Normal"/>
    <w:link w:val="Heading7Char"/>
    <w:uiPriority w:val="1"/>
    <w:semiHidden/>
    <w:unhideWhenUsed/>
    <w:qFormat/>
    <w:rsid w:val="001E5ECF"/>
    <w:pPr>
      <w:keepNext/>
      <w:keepLines/>
      <w:outlineLvl w:val="6"/>
    </w:pPr>
    <w:rPr>
      <w:rFonts w:asciiTheme="majorHAnsi" w:eastAsiaTheme="majorEastAsia" w:hAnsiTheme="majorHAnsi" w:cstheme="majorBidi"/>
      <w:i/>
      <w:iCs/>
      <w:color w:val="0070CB" w:themeColor="text1" w:themeTint="BF"/>
    </w:rPr>
  </w:style>
  <w:style w:type="paragraph" w:styleId="Heading8">
    <w:name w:val="heading 8"/>
    <w:basedOn w:val="Normal"/>
    <w:next w:val="Normal"/>
    <w:link w:val="Heading8Char"/>
    <w:uiPriority w:val="1"/>
    <w:semiHidden/>
    <w:unhideWhenUsed/>
    <w:qFormat/>
    <w:rsid w:val="001E5ECF"/>
    <w:pPr>
      <w:keepNext/>
      <w:keepLines/>
      <w:outlineLvl w:val="7"/>
    </w:pPr>
    <w:rPr>
      <w:rFonts w:asciiTheme="majorHAnsi" w:eastAsiaTheme="majorEastAsia" w:hAnsiTheme="majorHAnsi" w:cstheme="majorBidi"/>
      <w:color w:val="0070CB" w:themeColor="text1" w:themeTint="BF"/>
    </w:rPr>
  </w:style>
  <w:style w:type="paragraph" w:styleId="Heading9">
    <w:name w:val="heading 9"/>
    <w:basedOn w:val="Normal"/>
    <w:next w:val="Normal"/>
    <w:link w:val="Heading9Char"/>
    <w:uiPriority w:val="1"/>
    <w:semiHidden/>
    <w:unhideWhenUsed/>
    <w:qFormat/>
    <w:rsid w:val="001E5ECF"/>
    <w:pPr>
      <w:keepNext/>
      <w:keepLines/>
      <w:outlineLvl w:val="8"/>
    </w:pPr>
    <w:rPr>
      <w:rFonts w:asciiTheme="majorHAnsi" w:eastAsiaTheme="majorEastAsia" w:hAnsiTheme="majorHAnsi" w:cstheme="majorBidi"/>
      <w:i/>
      <w:iCs/>
      <w:color w:val="0070CB"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12B1B"/>
    <w:rPr>
      <w:b/>
      <w:color w:val="003865"/>
      <w:sz w:val="48"/>
      <w:szCs w:val="48"/>
    </w:rPr>
  </w:style>
  <w:style w:type="character" w:customStyle="1" w:styleId="Heading2Char">
    <w:name w:val="Heading 2 Char"/>
    <w:basedOn w:val="DefaultParagraphFont"/>
    <w:link w:val="Heading2"/>
    <w:uiPriority w:val="1"/>
    <w:rsid w:val="00EE756C"/>
    <w:rPr>
      <w:rFonts w:asciiTheme="minorHAnsi" w:eastAsiaTheme="majorEastAsia" w:hAnsiTheme="minorHAnsi" w:cstheme="majorBidi"/>
      <w:b/>
      <w:color w:val="003865" w:themeColor="accent1"/>
      <w:sz w:val="32"/>
      <w:szCs w:val="32"/>
    </w:rPr>
  </w:style>
  <w:style w:type="character" w:customStyle="1" w:styleId="Heading3Char">
    <w:name w:val="Heading 3 Char"/>
    <w:basedOn w:val="DefaultParagraphFont"/>
    <w:link w:val="Heading3"/>
    <w:uiPriority w:val="1"/>
    <w:rsid w:val="00B4310D"/>
    <w:rPr>
      <w:rFonts w:asciiTheme="minorHAnsi" w:eastAsiaTheme="majorEastAsia" w:hAnsiTheme="minorHAnsi" w:cs="Arial"/>
      <w:b/>
      <w:color w:val="003865" w:themeColor="accent1"/>
      <w:sz w:val="26"/>
      <w:szCs w:val="24"/>
    </w:rPr>
  </w:style>
  <w:style w:type="character" w:customStyle="1" w:styleId="Heading4Char">
    <w:name w:val="Heading 4 Char"/>
    <w:basedOn w:val="DefaultParagraphFont"/>
    <w:link w:val="Heading4"/>
    <w:uiPriority w:val="1"/>
    <w:rsid w:val="00C53D35"/>
    <w:rPr>
      <w:rFonts w:eastAsiaTheme="majorEastAsia" w:cstheme="majorBidi"/>
      <w:b/>
      <w:bCs/>
      <w:iCs/>
      <w:color w:val="003865" w:themeColor="accent1"/>
      <w:sz w:val="24"/>
      <w:szCs w:val="24"/>
    </w:rPr>
  </w:style>
  <w:style w:type="character" w:customStyle="1" w:styleId="Heading5Char">
    <w:name w:val="Heading 5 Char"/>
    <w:basedOn w:val="DefaultParagraphFont"/>
    <w:link w:val="Heading5"/>
    <w:uiPriority w:val="1"/>
    <w:rsid w:val="003C033A"/>
    <w:rPr>
      <w:rFonts w:asciiTheme="majorHAnsi" w:eastAsiaTheme="majorEastAsia" w:hAnsiTheme="majorHAnsi" w:cstheme="majorBidi"/>
      <w:b/>
      <w:color w:val="000000" w:themeColor="text2"/>
    </w:rPr>
  </w:style>
  <w:style w:type="character" w:customStyle="1" w:styleId="Heading6Char">
    <w:name w:val="Heading 6 Char"/>
    <w:basedOn w:val="DefaultParagraphFont"/>
    <w:link w:val="Heading6"/>
    <w:uiPriority w:val="1"/>
    <w:rsid w:val="003C033A"/>
    <w:rPr>
      <w:rFonts w:asciiTheme="majorHAnsi" w:eastAsiaTheme="majorEastAsia" w:hAnsiTheme="majorHAnsi" w:cstheme="majorBidi"/>
      <w:i/>
      <w:iCs/>
      <w:color w:val="000000" w:themeColor="text2"/>
    </w:rPr>
  </w:style>
  <w:style w:type="character" w:customStyle="1" w:styleId="Heading7Char">
    <w:name w:val="Heading 7 Char"/>
    <w:basedOn w:val="DefaultParagraphFont"/>
    <w:link w:val="Heading7"/>
    <w:uiPriority w:val="1"/>
    <w:semiHidden/>
    <w:rsid w:val="008D5E3D"/>
    <w:rPr>
      <w:rFonts w:asciiTheme="majorHAnsi" w:eastAsiaTheme="majorEastAsia" w:hAnsiTheme="majorHAnsi" w:cstheme="majorBidi"/>
      <w:i/>
      <w:iCs/>
      <w:color w:val="0070CB" w:themeColor="text1" w:themeTint="BF"/>
    </w:rPr>
  </w:style>
  <w:style w:type="character" w:customStyle="1" w:styleId="Heading8Char">
    <w:name w:val="Heading 8 Char"/>
    <w:basedOn w:val="DefaultParagraphFont"/>
    <w:link w:val="Heading8"/>
    <w:uiPriority w:val="1"/>
    <w:semiHidden/>
    <w:rsid w:val="008D5E3D"/>
    <w:rPr>
      <w:rFonts w:asciiTheme="majorHAnsi" w:eastAsiaTheme="majorEastAsia" w:hAnsiTheme="majorHAnsi" w:cstheme="majorBidi"/>
      <w:color w:val="0070CB" w:themeColor="text1" w:themeTint="BF"/>
    </w:rPr>
  </w:style>
  <w:style w:type="character" w:customStyle="1" w:styleId="Heading9Char">
    <w:name w:val="Heading 9 Char"/>
    <w:basedOn w:val="DefaultParagraphFont"/>
    <w:link w:val="Heading9"/>
    <w:uiPriority w:val="1"/>
    <w:semiHidden/>
    <w:rsid w:val="008D5E3D"/>
    <w:rPr>
      <w:rFonts w:asciiTheme="majorHAnsi" w:eastAsiaTheme="majorEastAsia" w:hAnsiTheme="majorHAnsi" w:cstheme="majorBidi"/>
      <w:i/>
      <w:iCs/>
      <w:color w:val="0070CB" w:themeColor="text1" w:themeTint="BF"/>
    </w:rPr>
  </w:style>
  <w:style w:type="paragraph" w:customStyle="1" w:styleId="NoParagraphStyle">
    <w:name w:val="[No Paragraph Style]"/>
    <w:semiHidden/>
    <w:rsid w:val="001E5ECF"/>
    <w:pPr>
      <w:autoSpaceDE w:val="0"/>
      <w:autoSpaceDN w:val="0"/>
      <w:adjustRightInd w:val="0"/>
      <w:spacing w:line="288" w:lineRule="auto"/>
      <w:textAlignment w:val="center"/>
    </w:pPr>
    <w:rPr>
      <w:rFonts w:ascii="Century Gothic" w:hAnsi="Century Gothic"/>
      <w:color w:val="000000"/>
      <w:sz w:val="24"/>
      <w:szCs w:val="24"/>
      <w:lang w:bidi="ar-SA"/>
    </w:rPr>
  </w:style>
  <w:style w:type="paragraph" w:customStyle="1" w:styleId="BasicParagraph">
    <w:name w:val="[Basic Paragraph]"/>
    <w:basedOn w:val="NoParagraphStyle"/>
    <w:uiPriority w:val="99"/>
    <w:semiHidden/>
    <w:rsid w:val="001E5ECF"/>
    <w:pPr>
      <w:spacing w:line="250" w:lineRule="atLeast"/>
    </w:pPr>
    <w:rPr>
      <w:rFonts w:ascii="Adobe Caslon Pro" w:hAnsi="Adobe Caslon Pro" w:cs="Adobe Caslon Pro"/>
      <w:sz w:val="22"/>
      <w:szCs w:val="22"/>
    </w:rPr>
  </w:style>
  <w:style w:type="character" w:styleId="Emphasis">
    <w:name w:val="Emphasis"/>
    <w:uiPriority w:val="2"/>
    <w:qFormat/>
    <w:rsid w:val="00EE756C"/>
    <w:rPr>
      <w:i/>
    </w:rPr>
  </w:style>
  <w:style w:type="character" w:styleId="FootnoteReference">
    <w:name w:val="footnote reference"/>
    <w:basedOn w:val="DefaultParagraphFont"/>
    <w:semiHidden/>
    <w:rsid w:val="001E5ECF"/>
    <w:rPr>
      <w:vertAlign w:val="superscript"/>
    </w:rPr>
  </w:style>
  <w:style w:type="paragraph" w:styleId="FootnoteText">
    <w:name w:val="footnote text"/>
    <w:basedOn w:val="Normal"/>
    <w:link w:val="FootnoteTextChar"/>
    <w:semiHidden/>
    <w:rsid w:val="001E5ECF"/>
    <w:pPr>
      <w:spacing w:before="0" w:line="240" w:lineRule="auto"/>
    </w:pPr>
  </w:style>
  <w:style w:type="character" w:customStyle="1" w:styleId="FootnoteTextChar">
    <w:name w:val="Footnote Text Char"/>
    <w:basedOn w:val="DefaultParagraphFont"/>
    <w:link w:val="FootnoteText"/>
    <w:semiHidden/>
    <w:rsid w:val="006C0E45"/>
    <w:rPr>
      <w:rFonts w:ascii="Arial" w:hAnsi="Arial"/>
      <w:sz w:val="20"/>
    </w:rPr>
  </w:style>
  <w:style w:type="character" w:styleId="IntenseEmphasis">
    <w:name w:val="Intense Emphasis"/>
    <w:basedOn w:val="DefaultParagraphFont"/>
    <w:uiPriority w:val="2"/>
    <w:qFormat/>
    <w:rsid w:val="00EE756C"/>
    <w:rPr>
      <w:b/>
      <w:i/>
      <w:iCs/>
      <w:color w:val="auto"/>
    </w:rPr>
  </w:style>
  <w:style w:type="paragraph" w:styleId="IntenseQuote">
    <w:name w:val="Intense Quote"/>
    <w:basedOn w:val="Normal"/>
    <w:next w:val="Normal"/>
    <w:link w:val="IntenseQuoteChar"/>
    <w:uiPriority w:val="30"/>
    <w:qFormat/>
    <w:rsid w:val="00CF63BA"/>
    <w:pPr>
      <w:spacing w:before="360" w:after="360"/>
      <w:ind w:left="864" w:right="864"/>
      <w:jc w:val="center"/>
    </w:pPr>
    <w:rPr>
      <w:rFonts w:asciiTheme="minorHAnsi" w:hAnsiTheme="minorHAnsi"/>
      <w:i/>
      <w:iCs/>
      <w:color w:val="003865" w:themeColor="accent1"/>
      <w:sz w:val="26"/>
      <w:lang w:bidi="ar-SA"/>
    </w:rPr>
  </w:style>
  <w:style w:type="character" w:customStyle="1" w:styleId="IntenseQuoteChar">
    <w:name w:val="Intense Quote Char"/>
    <w:basedOn w:val="DefaultParagraphFont"/>
    <w:link w:val="IntenseQuote"/>
    <w:uiPriority w:val="30"/>
    <w:rsid w:val="00CF63BA"/>
    <w:rPr>
      <w:rFonts w:asciiTheme="minorHAnsi" w:hAnsiTheme="minorHAnsi"/>
      <w:i/>
      <w:iCs/>
      <w:color w:val="003865" w:themeColor="accent1"/>
      <w:sz w:val="26"/>
      <w:lang w:bidi="ar-SA"/>
    </w:rPr>
  </w:style>
  <w:style w:type="paragraph" w:styleId="ListNumber">
    <w:name w:val="List Number"/>
    <w:basedOn w:val="Normal"/>
    <w:semiHidden/>
    <w:rsid w:val="00D247F6"/>
    <w:pPr>
      <w:numPr>
        <w:numId w:val="4"/>
      </w:numPr>
    </w:pPr>
  </w:style>
  <w:style w:type="paragraph" w:styleId="Quote">
    <w:name w:val="Quote"/>
    <w:basedOn w:val="Normal"/>
    <w:next w:val="Normal"/>
    <w:link w:val="QuoteChar"/>
    <w:uiPriority w:val="29"/>
    <w:qFormat/>
    <w:rsid w:val="00EE756C"/>
    <w:pPr>
      <w:spacing w:after="160"/>
      <w:ind w:left="864" w:right="864"/>
      <w:jc w:val="center"/>
    </w:pPr>
    <w:rPr>
      <w:rFonts w:asciiTheme="minorHAnsi" w:hAnsiTheme="minorHAnsi"/>
      <w:i/>
      <w:iCs/>
      <w:lang w:bidi="ar-SA"/>
    </w:rPr>
  </w:style>
  <w:style w:type="character" w:customStyle="1" w:styleId="QuoteChar">
    <w:name w:val="Quote Char"/>
    <w:basedOn w:val="DefaultParagraphFont"/>
    <w:link w:val="Quote"/>
    <w:uiPriority w:val="29"/>
    <w:rsid w:val="00EE756C"/>
    <w:rPr>
      <w:rFonts w:asciiTheme="minorHAnsi" w:hAnsiTheme="minorHAnsi"/>
      <w:i/>
      <w:iCs/>
      <w:lang w:bidi="ar-SA"/>
    </w:rPr>
  </w:style>
  <w:style w:type="character" w:styleId="Strong">
    <w:name w:val="Strong"/>
    <w:uiPriority w:val="22"/>
    <w:semiHidden/>
    <w:rsid w:val="001E5ECF"/>
    <w:rPr>
      <w:b/>
      <w:bCs/>
    </w:rPr>
  </w:style>
  <w:style w:type="paragraph" w:customStyle="1" w:styleId="TitleTitleandSubtitles">
    <w:name w:val="Title (Title and Subtitles)"/>
    <w:basedOn w:val="Normal"/>
    <w:uiPriority w:val="99"/>
    <w:semiHidden/>
    <w:rsid w:val="001E5ECF"/>
    <w:pPr>
      <w:autoSpaceDE w:val="0"/>
      <w:autoSpaceDN w:val="0"/>
      <w:adjustRightInd w:val="0"/>
      <w:spacing w:before="60" w:line="560" w:lineRule="atLeast"/>
      <w:textAlignment w:val="center"/>
    </w:pPr>
    <w:rPr>
      <w:rFonts w:ascii="Century Gothic" w:hAnsi="Century Gothic" w:cs="Century Gothic"/>
      <w:caps/>
      <w:color w:val="12457A"/>
      <w:spacing w:val="10"/>
      <w:w w:val="90"/>
      <w:sz w:val="44"/>
      <w:szCs w:val="44"/>
    </w:rPr>
  </w:style>
  <w:style w:type="paragraph" w:customStyle="1" w:styleId="SubtitleTitleandSubtitles">
    <w:name w:val="Subtitle (Title and Subtitles)"/>
    <w:basedOn w:val="TitleTitleandSubtitles"/>
    <w:uiPriority w:val="99"/>
    <w:semiHidden/>
    <w:rsid w:val="001E5ECF"/>
    <w:pPr>
      <w:spacing w:line="300" w:lineRule="atLeast"/>
    </w:pPr>
    <w:rPr>
      <w:caps w:val="0"/>
      <w:color w:val="694C37"/>
      <w:spacing w:val="7"/>
      <w:sz w:val="24"/>
      <w:szCs w:val="24"/>
    </w:rPr>
  </w:style>
  <w:style w:type="table" w:styleId="TableGrid">
    <w:name w:val="Table Grid"/>
    <w:basedOn w:val="TableNormal"/>
    <w:uiPriority w:val="59"/>
    <w:rsid w:val="001E5ECF"/>
    <w:tblPr>
      <w:tblBorders>
        <w:top w:val="single" w:sz="4" w:space="0" w:color="003865" w:themeColor="text1"/>
        <w:left w:val="single" w:sz="4" w:space="0" w:color="003865" w:themeColor="text1"/>
        <w:bottom w:val="single" w:sz="4" w:space="0" w:color="003865" w:themeColor="text1"/>
        <w:right w:val="single" w:sz="4" w:space="0" w:color="003865" w:themeColor="text1"/>
        <w:insideH w:val="single" w:sz="4" w:space="0" w:color="003865" w:themeColor="text1"/>
        <w:insideV w:val="single" w:sz="4" w:space="0" w:color="003865" w:themeColor="text1"/>
      </w:tblBorders>
    </w:tblPr>
  </w:style>
  <w:style w:type="table" w:styleId="TableGrid8">
    <w:name w:val="Table Grid 8"/>
    <w:basedOn w:val="TableNormal"/>
    <w:rsid w:val="001E5ECF"/>
    <w:pPr>
      <w:spacing w:line="240" w:lineRule="auto"/>
    </w:pPr>
    <w:rPr>
      <w:rFonts w:ascii="Times New Roman" w:hAnsi="Times New Roman"/>
      <w:lang w:bidi="ar-SA"/>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1">
    <w:name w:val="Table Grid1"/>
    <w:basedOn w:val="TableNormal"/>
    <w:uiPriority w:val="59"/>
    <w:locked/>
    <w:rsid w:val="00173E3F"/>
    <w:pPr>
      <w:spacing w:line="240" w:lineRule="auto"/>
    </w:pPr>
    <w:rPr>
      <w:szCs w:val="20"/>
    </w:rPr>
    <w:tblPr>
      <w:tblStyleRow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shd w:val="clear" w:color="auto" w:fill="FFFFFF" w:themeFill="background1"/>
    </w:tcPr>
    <w:tblStylePr w:type="firstRow">
      <w:pPr>
        <w:jc w:val="center"/>
      </w:pPr>
      <w:rPr>
        <w:rFonts w:ascii="Calibri" w:hAnsi="Calibri"/>
        <w:b/>
        <w:sz w:val="22"/>
      </w:rPr>
      <w:tblPr/>
      <w:trPr>
        <w:tblHeader/>
      </w:trPr>
      <w:tcPr>
        <w:shd w:val="clear" w:color="auto" w:fill="D9D9D9" w:themeFill="background1" w:themeFillShade="D9"/>
      </w:tcPr>
    </w:tblStylePr>
    <w:tblStylePr w:type="band1Horz">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2F2F2" w:themeFill="background1" w:themeFillShade="F2"/>
      </w:tcPr>
    </w:tblStylePr>
    <w:tblStylePr w:type="band2Horz">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cBorders>
        <w:shd w:val="clear" w:color="auto" w:fill="FFFFFF" w:themeFill="background1"/>
      </w:tcPr>
    </w:tblStylePr>
  </w:style>
  <w:style w:type="paragraph" w:styleId="Footer">
    <w:name w:val="footer"/>
    <w:link w:val="FooterChar"/>
    <w:uiPriority w:val="99"/>
    <w:qFormat/>
    <w:rsid w:val="00EE756C"/>
    <w:pPr>
      <w:tabs>
        <w:tab w:val="right" w:pos="10080"/>
      </w:tabs>
      <w:spacing w:before="0" w:line="336" w:lineRule="auto"/>
    </w:pPr>
  </w:style>
  <w:style w:type="character" w:customStyle="1" w:styleId="FooterChar">
    <w:name w:val="Footer Char"/>
    <w:basedOn w:val="DefaultParagraphFont"/>
    <w:link w:val="Footer"/>
    <w:uiPriority w:val="99"/>
    <w:rsid w:val="00EE756C"/>
  </w:style>
  <w:style w:type="paragraph" w:customStyle="1" w:styleId="Boldcharacter">
    <w:name w:val="Bold character"/>
    <w:basedOn w:val="Normal"/>
    <w:link w:val="BoldcharacterChar"/>
    <w:autoRedefine/>
    <w:semiHidden/>
    <w:qFormat/>
    <w:rsid w:val="002F1947"/>
    <w:pPr>
      <w:spacing w:line="280" w:lineRule="exact"/>
      <w:contextualSpacing/>
    </w:pPr>
    <w:rPr>
      <w:b/>
      <w:lang w:val="en-GB"/>
    </w:rPr>
  </w:style>
  <w:style w:type="character" w:customStyle="1" w:styleId="BoldcharacterChar">
    <w:name w:val="Bold character Char"/>
    <w:basedOn w:val="DefaultParagraphFont"/>
    <w:link w:val="Boldcharacter"/>
    <w:semiHidden/>
    <w:rsid w:val="002F1947"/>
    <w:rPr>
      <w:b/>
      <w:sz w:val="22"/>
      <w:szCs w:val="22"/>
      <w:lang w:val="en-GB"/>
    </w:rPr>
  </w:style>
  <w:style w:type="paragraph" w:customStyle="1" w:styleId="BodytextClosingname">
    <w:name w:val="Body text Closing name"/>
    <w:basedOn w:val="Normal"/>
    <w:semiHidden/>
    <w:qFormat/>
    <w:rsid w:val="002F1947"/>
    <w:pPr>
      <w:spacing w:before="1080" w:after="240"/>
      <w:contextualSpacing/>
    </w:pPr>
  </w:style>
  <w:style w:type="paragraph" w:customStyle="1" w:styleId="BodytextDate">
    <w:name w:val="Body text Date"/>
    <w:basedOn w:val="Normal"/>
    <w:semiHidden/>
    <w:qFormat/>
    <w:rsid w:val="002F1947"/>
    <w:pPr>
      <w:spacing w:before="0" w:after="480"/>
      <w:contextualSpacing/>
    </w:pPr>
  </w:style>
  <w:style w:type="paragraph" w:customStyle="1" w:styleId="BodytextSalutation">
    <w:name w:val="Body text Salutation"/>
    <w:basedOn w:val="Normal"/>
    <w:semiHidden/>
    <w:qFormat/>
    <w:rsid w:val="002F1947"/>
    <w:pPr>
      <w:spacing w:before="480" w:after="240"/>
      <w:contextualSpacing/>
    </w:pPr>
  </w:style>
  <w:style w:type="paragraph" w:styleId="Closing">
    <w:name w:val="Closing"/>
    <w:basedOn w:val="Normal"/>
    <w:link w:val="ClosingChar"/>
    <w:semiHidden/>
    <w:qFormat/>
    <w:rsid w:val="002F1947"/>
    <w:pPr>
      <w:spacing w:before="240"/>
    </w:pPr>
  </w:style>
  <w:style w:type="character" w:customStyle="1" w:styleId="ClosingChar">
    <w:name w:val="Closing Char"/>
    <w:basedOn w:val="DefaultParagraphFont"/>
    <w:link w:val="Closing"/>
    <w:semiHidden/>
    <w:rsid w:val="002F1947"/>
    <w:rPr>
      <w:sz w:val="22"/>
    </w:rPr>
  </w:style>
  <w:style w:type="paragraph" w:styleId="BodyText3">
    <w:name w:val="Body Text 3"/>
    <w:link w:val="BodyText3Char"/>
    <w:semiHidden/>
    <w:qFormat/>
    <w:rsid w:val="002F1947"/>
    <w:pPr>
      <w:widowControl w:val="0"/>
    </w:pPr>
    <w:rPr>
      <w:sz w:val="16"/>
      <w:szCs w:val="16"/>
    </w:rPr>
  </w:style>
  <w:style w:type="character" w:customStyle="1" w:styleId="BodyText3Char">
    <w:name w:val="Body Text 3 Char"/>
    <w:basedOn w:val="DefaultParagraphFont"/>
    <w:link w:val="BodyText3"/>
    <w:semiHidden/>
    <w:rsid w:val="002F1947"/>
    <w:rPr>
      <w:sz w:val="16"/>
      <w:szCs w:val="16"/>
    </w:rPr>
  </w:style>
  <w:style w:type="paragraph" w:styleId="BalloonText">
    <w:name w:val="Balloon Text"/>
    <w:basedOn w:val="Normal"/>
    <w:link w:val="BalloonTextChar"/>
    <w:semiHidden/>
    <w:rsid w:val="000F4BB1"/>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0F4BB1"/>
    <w:rPr>
      <w:rFonts w:ascii="Tahoma" w:hAnsi="Tahoma" w:cs="Tahoma"/>
      <w:sz w:val="16"/>
      <w:szCs w:val="16"/>
    </w:rPr>
  </w:style>
  <w:style w:type="paragraph" w:styleId="Caption">
    <w:name w:val="caption"/>
    <w:basedOn w:val="Normal"/>
    <w:next w:val="Normal"/>
    <w:uiPriority w:val="29"/>
    <w:qFormat/>
    <w:rsid w:val="00776DA1"/>
    <w:pPr>
      <w:keepNext/>
      <w:spacing w:line="240" w:lineRule="auto"/>
    </w:pPr>
    <w:rPr>
      <w:b/>
      <w:bCs/>
      <w:iCs/>
      <w:color w:val="000000" w:themeColor="text2"/>
      <w:sz w:val="20"/>
      <w:szCs w:val="20"/>
    </w:rPr>
  </w:style>
  <w:style w:type="character" w:styleId="PlaceholderText">
    <w:name w:val="Placeholder Text"/>
    <w:basedOn w:val="DefaultParagraphFont"/>
    <w:uiPriority w:val="99"/>
    <w:semiHidden/>
    <w:rsid w:val="00E76267"/>
    <w:rPr>
      <w:color w:val="808080"/>
    </w:rPr>
  </w:style>
  <w:style w:type="paragraph" w:styleId="NormalWeb">
    <w:name w:val="Normal (Web)"/>
    <w:basedOn w:val="Normal"/>
    <w:uiPriority w:val="99"/>
    <w:unhideWhenUsed/>
    <w:rsid w:val="00963BA0"/>
    <w:pPr>
      <w:spacing w:before="100" w:beforeAutospacing="1" w:after="100" w:afterAutospacing="1" w:line="240" w:lineRule="auto"/>
    </w:pPr>
    <w:rPr>
      <w:rFonts w:ascii="Times New Roman" w:hAnsi="Times New Roman"/>
      <w:sz w:val="24"/>
      <w:szCs w:val="24"/>
      <w:lang w:bidi="ar-SA"/>
    </w:rPr>
  </w:style>
  <w:style w:type="paragraph" w:styleId="ListParagraph">
    <w:name w:val="List Paragraph"/>
    <w:basedOn w:val="Normal"/>
    <w:link w:val="ListParagraphChar"/>
    <w:uiPriority w:val="1"/>
    <w:qFormat/>
    <w:rsid w:val="001E49D2"/>
    <w:pPr>
      <w:numPr>
        <w:numId w:val="5"/>
      </w:numPr>
      <w:contextualSpacing/>
    </w:pPr>
  </w:style>
  <w:style w:type="table" w:styleId="PlainTable1">
    <w:name w:val="Plain Table 1"/>
    <w:aliases w:val="Light Gray Table"/>
    <w:basedOn w:val="TableNormal"/>
    <w:uiPriority w:val="41"/>
    <w:rsid w:val="001C55E0"/>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6021D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021DF"/>
  </w:style>
  <w:style w:type="paragraph" w:styleId="TOC1">
    <w:name w:val="toc 1"/>
    <w:basedOn w:val="Normal"/>
    <w:next w:val="Normal"/>
    <w:autoRedefine/>
    <w:uiPriority w:val="1"/>
    <w:unhideWhenUsed/>
    <w:qFormat/>
    <w:rsid w:val="00AE7EC6"/>
    <w:pPr>
      <w:spacing w:after="100"/>
    </w:pPr>
  </w:style>
  <w:style w:type="paragraph" w:styleId="TOC2">
    <w:name w:val="toc 2"/>
    <w:basedOn w:val="Normal"/>
    <w:next w:val="Normal"/>
    <w:autoRedefine/>
    <w:uiPriority w:val="39"/>
    <w:unhideWhenUsed/>
    <w:rsid w:val="00AE7EC6"/>
    <w:pPr>
      <w:spacing w:after="100"/>
      <w:ind w:left="220"/>
    </w:pPr>
  </w:style>
  <w:style w:type="paragraph" w:styleId="TOC3">
    <w:name w:val="toc 3"/>
    <w:basedOn w:val="Normal"/>
    <w:next w:val="Normal"/>
    <w:autoRedefine/>
    <w:uiPriority w:val="39"/>
    <w:unhideWhenUsed/>
    <w:rsid w:val="00AE7EC6"/>
    <w:pPr>
      <w:spacing w:after="100"/>
      <w:ind w:left="440"/>
    </w:pPr>
  </w:style>
  <w:style w:type="character" w:styleId="Hyperlink">
    <w:name w:val="Hyperlink"/>
    <w:basedOn w:val="DefaultParagraphFont"/>
    <w:uiPriority w:val="99"/>
    <w:unhideWhenUsed/>
    <w:rsid w:val="00AE7EC6"/>
    <w:rPr>
      <w:color w:val="0563C1" w:themeColor="hyperlink"/>
      <w:u w:val="single"/>
    </w:rPr>
  </w:style>
  <w:style w:type="paragraph" w:customStyle="1" w:styleId="ReportDate">
    <w:name w:val="Report Date"/>
    <w:basedOn w:val="Normal"/>
    <w:link w:val="ReportDateChar"/>
    <w:qFormat/>
    <w:rsid w:val="00E12B1B"/>
    <w:pPr>
      <w:pBdr>
        <w:bottom w:val="single" w:sz="4" w:space="15" w:color="auto"/>
      </w:pBdr>
      <w:jc w:val="right"/>
    </w:pPr>
    <w:rPr>
      <w:color w:val="003865" w:themeColor="accent1"/>
      <w:sz w:val="28"/>
      <w:szCs w:val="28"/>
    </w:rPr>
  </w:style>
  <w:style w:type="paragraph" w:customStyle="1" w:styleId="ReportSubtitle">
    <w:name w:val="Report Subtitle"/>
    <w:basedOn w:val="Normal"/>
    <w:link w:val="ReportSubtitleChar"/>
    <w:qFormat/>
    <w:rsid w:val="00E12B1B"/>
    <w:pPr>
      <w:jc w:val="right"/>
    </w:pPr>
    <w:rPr>
      <w:color w:val="003865" w:themeColor="accent1"/>
      <w:sz w:val="28"/>
      <w:szCs w:val="28"/>
    </w:rPr>
  </w:style>
  <w:style w:type="character" w:customStyle="1" w:styleId="ReportDateChar">
    <w:name w:val="Report Date Char"/>
    <w:basedOn w:val="DefaultParagraphFont"/>
    <w:link w:val="ReportDate"/>
    <w:rsid w:val="00E12B1B"/>
    <w:rPr>
      <w:color w:val="003865" w:themeColor="accent1"/>
      <w:sz w:val="28"/>
      <w:szCs w:val="28"/>
    </w:rPr>
  </w:style>
  <w:style w:type="character" w:customStyle="1" w:styleId="ReportSubtitleChar">
    <w:name w:val="Report Subtitle Char"/>
    <w:basedOn w:val="DefaultParagraphFont"/>
    <w:link w:val="ReportSubtitle"/>
    <w:rsid w:val="00E12B1B"/>
    <w:rPr>
      <w:color w:val="003865" w:themeColor="accent1"/>
      <w:sz w:val="28"/>
      <w:szCs w:val="28"/>
    </w:rPr>
  </w:style>
  <w:style w:type="paragraph" w:styleId="TOCHeading">
    <w:name w:val="TOC Heading"/>
    <w:basedOn w:val="Heading2"/>
    <w:next w:val="Normal"/>
    <w:uiPriority w:val="39"/>
    <w:semiHidden/>
    <w:unhideWhenUsed/>
    <w:qFormat/>
    <w:rsid w:val="00DA4811"/>
    <w:pPr>
      <w:spacing w:after="0"/>
      <w:outlineLvl w:val="9"/>
    </w:pPr>
    <w:rPr>
      <w:rFonts w:asciiTheme="majorHAnsi" w:hAnsiTheme="majorHAnsi"/>
      <w:b w:val="0"/>
    </w:rPr>
  </w:style>
  <w:style w:type="character" w:customStyle="1" w:styleId="ListParagraphChar">
    <w:name w:val="List Paragraph Char"/>
    <w:basedOn w:val="DefaultParagraphFont"/>
    <w:link w:val="ListParagraph"/>
    <w:uiPriority w:val="1"/>
    <w:rsid w:val="001E49D2"/>
  </w:style>
  <w:style w:type="character" w:styleId="CommentReference">
    <w:name w:val="annotation reference"/>
    <w:basedOn w:val="DefaultParagraphFont"/>
    <w:uiPriority w:val="99"/>
    <w:semiHidden/>
    <w:unhideWhenUsed/>
    <w:rsid w:val="00776DA1"/>
    <w:rPr>
      <w:sz w:val="16"/>
      <w:szCs w:val="16"/>
    </w:rPr>
  </w:style>
  <w:style w:type="paragraph" w:styleId="CommentText">
    <w:name w:val="annotation text"/>
    <w:basedOn w:val="Normal"/>
    <w:link w:val="CommentTextChar"/>
    <w:uiPriority w:val="99"/>
    <w:unhideWhenUsed/>
    <w:rsid w:val="00776DA1"/>
    <w:pPr>
      <w:spacing w:line="240" w:lineRule="auto"/>
    </w:pPr>
    <w:rPr>
      <w:sz w:val="20"/>
      <w:szCs w:val="20"/>
    </w:rPr>
  </w:style>
  <w:style w:type="character" w:customStyle="1" w:styleId="CommentTextChar">
    <w:name w:val="Comment Text Char"/>
    <w:basedOn w:val="DefaultParagraphFont"/>
    <w:link w:val="CommentText"/>
    <w:uiPriority w:val="99"/>
    <w:rsid w:val="00776DA1"/>
    <w:rPr>
      <w:sz w:val="20"/>
      <w:szCs w:val="20"/>
    </w:rPr>
  </w:style>
  <w:style w:type="paragraph" w:customStyle="1" w:styleId="TableText">
    <w:name w:val="Table Text"/>
    <w:basedOn w:val="Normal"/>
    <w:link w:val="TableTextChar"/>
    <w:qFormat/>
    <w:rsid w:val="00A73698"/>
    <w:pPr>
      <w:spacing w:before="60" w:after="60" w:line="240" w:lineRule="auto"/>
    </w:pPr>
    <w:rPr>
      <w:szCs w:val="20"/>
    </w:rPr>
  </w:style>
  <w:style w:type="character" w:customStyle="1" w:styleId="TableTextChar">
    <w:name w:val="Table Text Char"/>
    <w:basedOn w:val="DefaultParagraphFont"/>
    <w:link w:val="TableText"/>
    <w:rsid w:val="00A73698"/>
    <w:rPr>
      <w:szCs w:val="20"/>
    </w:rPr>
  </w:style>
  <w:style w:type="character" w:styleId="UnresolvedMention">
    <w:name w:val="Unresolved Mention"/>
    <w:basedOn w:val="DefaultParagraphFont"/>
    <w:uiPriority w:val="99"/>
    <w:semiHidden/>
    <w:unhideWhenUsed/>
    <w:rsid w:val="00151FD7"/>
    <w:rPr>
      <w:color w:val="605E5C"/>
      <w:shd w:val="clear" w:color="auto" w:fill="E1DFDD"/>
    </w:rPr>
  </w:style>
  <w:style w:type="character" w:styleId="FollowedHyperlink">
    <w:name w:val="FollowedHyperlink"/>
    <w:basedOn w:val="DefaultParagraphFont"/>
    <w:uiPriority w:val="99"/>
    <w:semiHidden/>
    <w:unhideWhenUsed/>
    <w:rsid w:val="001359A3"/>
    <w:rPr>
      <w:color w:val="5D295F" w:themeColor="followedHyperlink"/>
      <w:u w:val="single"/>
    </w:rPr>
  </w:style>
  <w:style w:type="paragraph" w:styleId="CommentSubject">
    <w:name w:val="annotation subject"/>
    <w:basedOn w:val="CommentText"/>
    <w:next w:val="CommentText"/>
    <w:link w:val="CommentSubjectChar"/>
    <w:uiPriority w:val="99"/>
    <w:semiHidden/>
    <w:unhideWhenUsed/>
    <w:rsid w:val="001359A3"/>
    <w:rPr>
      <w:b/>
      <w:bCs/>
    </w:rPr>
  </w:style>
  <w:style w:type="character" w:customStyle="1" w:styleId="CommentSubjectChar">
    <w:name w:val="Comment Subject Char"/>
    <w:basedOn w:val="CommentTextChar"/>
    <w:link w:val="CommentSubject"/>
    <w:uiPriority w:val="99"/>
    <w:semiHidden/>
    <w:rsid w:val="001359A3"/>
    <w:rPr>
      <w:b/>
      <w:bCs/>
      <w:sz w:val="20"/>
      <w:szCs w:val="20"/>
    </w:rPr>
  </w:style>
  <w:style w:type="paragraph" w:styleId="BodyText">
    <w:name w:val="Body Text"/>
    <w:basedOn w:val="Normal"/>
    <w:link w:val="BodyTextChar"/>
    <w:uiPriority w:val="1"/>
    <w:qFormat/>
    <w:rsid w:val="00597800"/>
    <w:pPr>
      <w:widowControl w:val="0"/>
      <w:autoSpaceDE w:val="0"/>
      <w:autoSpaceDN w:val="0"/>
      <w:spacing w:before="0" w:after="0" w:line="240" w:lineRule="auto"/>
      <w:ind w:left="839"/>
    </w:pPr>
    <w:rPr>
      <w:rFonts w:eastAsia="Calibri" w:cs="Calibri"/>
      <w:lang w:bidi="ar-SA"/>
    </w:rPr>
  </w:style>
  <w:style w:type="character" w:customStyle="1" w:styleId="BodyTextChar">
    <w:name w:val="Body Text Char"/>
    <w:basedOn w:val="DefaultParagraphFont"/>
    <w:link w:val="BodyText"/>
    <w:uiPriority w:val="1"/>
    <w:rsid w:val="00597800"/>
    <w:rPr>
      <w:rFonts w:eastAsia="Calibri" w:cs="Calibri"/>
      <w:lang w:bidi="ar-SA"/>
    </w:rPr>
  </w:style>
  <w:style w:type="paragraph" w:customStyle="1" w:styleId="TableParagraph">
    <w:name w:val="Table Paragraph"/>
    <w:basedOn w:val="Normal"/>
    <w:uiPriority w:val="1"/>
    <w:qFormat/>
    <w:rsid w:val="0072139F"/>
    <w:pPr>
      <w:widowControl w:val="0"/>
      <w:autoSpaceDE w:val="0"/>
      <w:autoSpaceDN w:val="0"/>
      <w:spacing w:before="0" w:after="0" w:line="251" w:lineRule="exact"/>
      <w:ind w:left="111"/>
    </w:pPr>
    <w:rPr>
      <w:rFonts w:eastAsia="Calibri" w:cs="Calibri"/>
      <w:lang w:bidi="ar-SA"/>
    </w:rPr>
  </w:style>
  <w:style w:type="paragraph" w:styleId="Title">
    <w:name w:val="Title"/>
    <w:basedOn w:val="Normal"/>
    <w:link w:val="TitleChar"/>
    <w:uiPriority w:val="10"/>
    <w:qFormat/>
    <w:rsid w:val="008D5377"/>
    <w:pPr>
      <w:widowControl w:val="0"/>
      <w:autoSpaceDE w:val="0"/>
      <w:autoSpaceDN w:val="0"/>
      <w:spacing w:before="20" w:after="0" w:line="240" w:lineRule="auto"/>
      <w:ind w:left="1160" w:right="1445"/>
      <w:jc w:val="center"/>
    </w:pPr>
    <w:rPr>
      <w:rFonts w:ascii="Calibri Light" w:eastAsia="Calibri Light" w:hAnsi="Calibri Light" w:cs="Calibri Light"/>
      <w:sz w:val="40"/>
      <w:szCs w:val="40"/>
      <w:lang w:bidi="ar-SA"/>
    </w:rPr>
  </w:style>
  <w:style w:type="character" w:customStyle="1" w:styleId="TitleChar">
    <w:name w:val="Title Char"/>
    <w:basedOn w:val="DefaultParagraphFont"/>
    <w:link w:val="Title"/>
    <w:uiPriority w:val="10"/>
    <w:rsid w:val="008D5377"/>
    <w:rPr>
      <w:rFonts w:ascii="Calibri Light" w:eastAsia="Calibri Light" w:hAnsi="Calibri Light" w:cs="Calibri Light"/>
      <w:sz w:val="40"/>
      <w:szCs w:val="40"/>
      <w:lang w:bidi="ar-SA"/>
    </w:rPr>
  </w:style>
  <w:style w:type="paragraph" w:styleId="Revision">
    <w:name w:val="Revision"/>
    <w:hidden/>
    <w:uiPriority w:val="99"/>
    <w:semiHidden/>
    <w:rsid w:val="008D5377"/>
    <w:pPr>
      <w:spacing w:before="0" w:line="240" w:lineRule="auto"/>
    </w:pPr>
    <w:rPr>
      <w:rFonts w:eastAsia="Calibri" w:cs="Calibri"/>
      <w:lang w:bidi="ar-SA"/>
    </w:rPr>
  </w:style>
  <w:style w:type="character" w:styleId="IntenseReference">
    <w:name w:val="Intense Reference"/>
    <w:basedOn w:val="DefaultParagraphFont"/>
    <w:uiPriority w:val="32"/>
    <w:qFormat/>
    <w:rsid w:val="008D5377"/>
    <w:rPr>
      <w:b/>
      <w:bCs/>
      <w:smallCaps/>
      <w:color w:val="003865" w:themeColor="accent1"/>
      <w:spacing w:val="5"/>
    </w:rPr>
  </w:style>
  <w:style w:type="character" w:customStyle="1" w:styleId="cf01">
    <w:name w:val="cf01"/>
    <w:basedOn w:val="DefaultParagraphFont"/>
    <w:rsid w:val="008B497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408">
      <w:bodyDiv w:val="1"/>
      <w:marLeft w:val="0"/>
      <w:marRight w:val="0"/>
      <w:marTop w:val="0"/>
      <w:marBottom w:val="0"/>
      <w:divBdr>
        <w:top w:val="none" w:sz="0" w:space="0" w:color="auto"/>
        <w:left w:val="none" w:sz="0" w:space="0" w:color="auto"/>
        <w:bottom w:val="none" w:sz="0" w:space="0" w:color="auto"/>
        <w:right w:val="none" w:sz="0" w:space="0" w:color="auto"/>
      </w:divBdr>
    </w:div>
    <w:div w:id="53816719">
      <w:bodyDiv w:val="1"/>
      <w:marLeft w:val="0"/>
      <w:marRight w:val="0"/>
      <w:marTop w:val="0"/>
      <w:marBottom w:val="0"/>
      <w:divBdr>
        <w:top w:val="none" w:sz="0" w:space="0" w:color="auto"/>
        <w:left w:val="none" w:sz="0" w:space="0" w:color="auto"/>
        <w:bottom w:val="none" w:sz="0" w:space="0" w:color="auto"/>
        <w:right w:val="none" w:sz="0" w:space="0" w:color="auto"/>
      </w:divBdr>
      <w:divsChild>
        <w:div w:id="49814326">
          <w:marLeft w:val="0"/>
          <w:marRight w:val="0"/>
          <w:marTop w:val="0"/>
          <w:marBottom w:val="0"/>
          <w:divBdr>
            <w:top w:val="none" w:sz="0" w:space="0" w:color="auto"/>
            <w:left w:val="none" w:sz="0" w:space="0" w:color="auto"/>
            <w:bottom w:val="none" w:sz="0" w:space="0" w:color="auto"/>
            <w:right w:val="none" w:sz="0" w:space="0" w:color="auto"/>
          </w:divBdr>
        </w:div>
      </w:divsChild>
    </w:div>
    <w:div w:id="1203204510">
      <w:bodyDiv w:val="1"/>
      <w:marLeft w:val="0"/>
      <w:marRight w:val="0"/>
      <w:marTop w:val="0"/>
      <w:marBottom w:val="0"/>
      <w:divBdr>
        <w:top w:val="none" w:sz="0" w:space="0" w:color="auto"/>
        <w:left w:val="none" w:sz="0" w:space="0" w:color="auto"/>
        <w:bottom w:val="none" w:sz="0" w:space="0" w:color="auto"/>
        <w:right w:val="none" w:sz="0" w:space="0" w:color="auto"/>
      </w:divBdr>
      <w:divsChild>
        <w:div w:id="2095324070">
          <w:marLeft w:val="0"/>
          <w:marRight w:val="0"/>
          <w:marTop w:val="0"/>
          <w:marBottom w:val="0"/>
          <w:divBdr>
            <w:top w:val="none" w:sz="0" w:space="0" w:color="auto"/>
            <w:left w:val="none" w:sz="0" w:space="0" w:color="auto"/>
            <w:bottom w:val="none" w:sz="0" w:space="0" w:color="auto"/>
            <w:right w:val="none" w:sz="0" w:space="0" w:color="auto"/>
          </w:divBdr>
          <w:divsChild>
            <w:div w:id="207608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2" Type="http://schemas.openxmlformats.org/officeDocument/2006/relationships/hyperlink" Target="https://mgsweb2.mngs.umn.edu/cwi_doc/c5c2.htm" TargetMode="External"/><Relationship Id="rId1" Type="http://schemas.openxmlformats.org/officeDocument/2006/relationships/hyperlink" Target="https://community.esri.com/t5/arcgis-pro-ideas/arcpy-refreshcatalog-function-for-arcgis-pro/idi-p/1320558"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jpeg"/><Relationship Id="rId50"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hyperlink" Target="https://mngs-umn.opendata.arcgis.com/pages/spatial-datasets" TargetMode="Externa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glossaryDocument" Target="glossary/document.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0.png"/><Relationship Id="rId44" Type="http://schemas.openxmlformats.org/officeDocument/2006/relationships/image" Target="media/image23.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file:///I:\EWR\_IMA\HGG\ATLAS\Author_Resources\Data\PartA"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jpe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svg"/><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mgsweb2.mngs.umn.edu/cwi_doc/lth_code.asp" TargetMode="External"/><Relationship Id="rId20" Type="http://schemas.openxmlformats.org/officeDocument/2006/relationships/footer" Target="footer4.xm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5.png"/><Relationship Id="rId28" Type="http://schemas.openxmlformats.org/officeDocument/2006/relationships/hyperlink" Target="https://www.arcgis.com/home/item.html?id=c59c0e1dd4d0491685a2fd4dfcc42d45" TargetMode="External"/><Relationship Id="rId36" Type="http://schemas.openxmlformats.org/officeDocument/2006/relationships/image" Target="media/image15.png"/><Relationship Id="rId49"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01157576\AppData\Local\microsoft\office\DNR_Office_Templates\User%20Instructions%20Multipage%20TO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CAD436EBA04072903593A560F66ACE"/>
        <w:category>
          <w:name w:val="General"/>
          <w:gallery w:val="placeholder"/>
        </w:category>
        <w:types>
          <w:type w:val="bbPlcHdr"/>
        </w:types>
        <w:behaviors>
          <w:behavior w:val="content"/>
        </w:behaviors>
        <w:guid w:val="{B80CC722-68EF-47C8-82B1-11D0D50F10B0}"/>
      </w:docPartPr>
      <w:docPartBody>
        <w:p w:rsidR="001064C9" w:rsidRDefault="00FF62EB">
          <w:pPr>
            <w:pStyle w:val="42CAD436EBA04072903593A560F66ACE"/>
          </w:pPr>
          <w:r w:rsidRPr="00FC350E">
            <w:rPr>
              <w:rStyle w:val="PlaceholderText"/>
            </w:rPr>
            <w:t>[Title]</w:t>
          </w:r>
        </w:p>
      </w:docPartBody>
    </w:docPart>
    <w:docPart>
      <w:docPartPr>
        <w:name w:val="DFD6A4C535FB439EA2E99D665687492F"/>
        <w:category>
          <w:name w:val="General"/>
          <w:gallery w:val="placeholder"/>
        </w:category>
        <w:types>
          <w:type w:val="bbPlcHdr"/>
        </w:types>
        <w:behaviors>
          <w:behavior w:val="content"/>
        </w:behaviors>
        <w:guid w:val="{1E8C8FBE-5B84-4C86-9BBB-9D0933462EAF}"/>
      </w:docPartPr>
      <w:docPartBody>
        <w:p w:rsidR="001064C9" w:rsidRDefault="00FF62EB">
          <w:pPr>
            <w:pStyle w:val="DFD6A4C535FB439EA2E99D665687492F"/>
          </w:pPr>
          <w:r w:rsidRPr="00FC350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dobe Caslon Pro">
    <w:panose1 w:val="00000000000000000000"/>
    <w:charset w:val="00"/>
    <w:family w:val="roman"/>
    <w:notTrueType/>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9D2"/>
    <w:rsid w:val="00005EA7"/>
    <w:rsid w:val="00021A27"/>
    <w:rsid w:val="000619BB"/>
    <w:rsid w:val="00064D9B"/>
    <w:rsid w:val="0008592A"/>
    <w:rsid w:val="000D05B9"/>
    <w:rsid w:val="001064C9"/>
    <w:rsid w:val="00134FF7"/>
    <w:rsid w:val="001453EC"/>
    <w:rsid w:val="00145753"/>
    <w:rsid w:val="00167F6B"/>
    <w:rsid w:val="001A44D3"/>
    <w:rsid w:val="001B5578"/>
    <w:rsid w:val="001F3C3A"/>
    <w:rsid w:val="00242B76"/>
    <w:rsid w:val="0024567D"/>
    <w:rsid w:val="002570AE"/>
    <w:rsid w:val="002F45FA"/>
    <w:rsid w:val="003075D5"/>
    <w:rsid w:val="00310398"/>
    <w:rsid w:val="00336CA9"/>
    <w:rsid w:val="003938F8"/>
    <w:rsid w:val="003A2180"/>
    <w:rsid w:val="003A4772"/>
    <w:rsid w:val="003B3302"/>
    <w:rsid w:val="00411523"/>
    <w:rsid w:val="0042475E"/>
    <w:rsid w:val="004973A8"/>
    <w:rsid w:val="004B266E"/>
    <w:rsid w:val="004D2D56"/>
    <w:rsid w:val="004D587F"/>
    <w:rsid w:val="004F7BEA"/>
    <w:rsid w:val="00531A72"/>
    <w:rsid w:val="00574978"/>
    <w:rsid w:val="00587BF6"/>
    <w:rsid w:val="005C40FE"/>
    <w:rsid w:val="005C6633"/>
    <w:rsid w:val="005D0953"/>
    <w:rsid w:val="005E74A9"/>
    <w:rsid w:val="006C5A9B"/>
    <w:rsid w:val="006C6A71"/>
    <w:rsid w:val="006E21A8"/>
    <w:rsid w:val="006F3861"/>
    <w:rsid w:val="00704D85"/>
    <w:rsid w:val="00724643"/>
    <w:rsid w:val="007418C4"/>
    <w:rsid w:val="00774AA0"/>
    <w:rsid w:val="00791227"/>
    <w:rsid w:val="00793B92"/>
    <w:rsid w:val="007A4399"/>
    <w:rsid w:val="007D1267"/>
    <w:rsid w:val="0086296C"/>
    <w:rsid w:val="00883D52"/>
    <w:rsid w:val="008A278E"/>
    <w:rsid w:val="008C4E92"/>
    <w:rsid w:val="009408D2"/>
    <w:rsid w:val="00961232"/>
    <w:rsid w:val="009769D2"/>
    <w:rsid w:val="00997B39"/>
    <w:rsid w:val="009F18B7"/>
    <w:rsid w:val="009F32F9"/>
    <w:rsid w:val="009F5984"/>
    <w:rsid w:val="00A069E9"/>
    <w:rsid w:val="00A53BE4"/>
    <w:rsid w:val="00A77287"/>
    <w:rsid w:val="00A9001D"/>
    <w:rsid w:val="00A92747"/>
    <w:rsid w:val="00A9651B"/>
    <w:rsid w:val="00AB3CE5"/>
    <w:rsid w:val="00AD65CB"/>
    <w:rsid w:val="00AE1BF6"/>
    <w:rsid w:val="00AE4C20"/>
    <w:rsid w:val="00AF2632"/>
    <w:rsid w:val="00AF73EE"/>
    <w:rsid w:val="00B6409C"/>
    <w:rsid w:val="00B64525"/>
    <w:rsid w:val="00B67DAA"/>
    <w:rsid w:val="00BC7182"/>
    <w:rsid w:val="00BD2F9C"/>
    <w:rsid w:val="00BE7792"/>
    <w:rsid w:val="00C325E7"/>
    <w:rsid w:val="00CD76A1"/>
    <w:rsid w:val="00D158DD"/>
    <w:rsid w:val="00D664A7"/>
    <w:rsid w:val="00D67BA4"/>
    <w:rsid w:val="00DD4EA0"/>
    <w:rsid w:val="00E258AA"/>
    <w:rsid w:val="00E41096"/>
    <w:rsid w:val="00E45DF7"/>
    <w:rsid w:val="00E8671F"/>
    <w:rsid w:val="00E95948"/>
    <w:rsid w:val="00EE24FB"/>
    <w:rsid w:val="00F124AF"/>
    <w:rsid w:val="00F36A1E"/>
    <w:rsid w:val="00F81485"/>
    <w:rsid w:val="00F830D0"/>
    <w:rsid w:val="00F908EB"/>
    <w:rsid w:val="00F943AA"/>
    <w:rsid w:val="00FF62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2CAD436EBA04072903593A560F66ACE">
    <w:name w:val="42CAD436EBA04072903593A560F66ACE"/>
  </w:style>
  <w:style w:type="paragraph" w:customStyle="1" w:styleId="DFD6A4C535FB439EA2E99D665687492F">
    <w:name w:val="DFD6A4C535FB439EA2E99D66568749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ate of Minnesota">
  <a:themeElements>
    <a:clrScheme name="Minnesota Brand Colors">
      <a:dk1>
        <a:srgbClr val="003865"/>
      </a:dk1>
      <a:lt1>
        <a:srgbClr val="FFFFFF"/>
      </a:lt1>
      <a:dk2>
        <a:srgbClr val="000000"/>
      </a:dk2>
      <a:lt2>
        <a:srgbClr val="DDDDDA"/>
      </a:lt2>
      <a:accent1>
        <a:srgbClr val="003865"/>
      </a:accent1>
      <a:accent2>
        <a:srgbClr val="78BE21"/>
      </a:accent2>
      <a:accent3>
        <a:srgbClr val="008EAA"/>
      </a:accent3>
      <a:accent4>
        <a:srgbClr val="8D3F2B"/>
      </a:accent4>
      <a:accent5>
        <a:srgbClr val="0D5257"/>
      </a:accent5>
      <a:accent6>
        <a:srgbClr val="5D295F"/>
      </a:accent6>
      <a:hlink>
        <a:srgbClr val="0563C1"/>
      </a:hlink>
      <a:folHlink>
        <a:srgbClr val="5D295F"/>
      </a:folHlink>
    </a:clrScheme>
    <a:fontScheme name="MN Secondary Fonts">
      <a:majorFont>
        <a:latin typeface="Calibri"/>
        <a:ea typeface=""/>
        <a:cs typeface=""/>
      </a:majorFont>
      <a:minorFont>
        <a:latin typeface="Calibri"/>
        <a:ea typeface=""/>
        <a:cs typeface=""/>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ate of Minnesota" id="{FBFFE991-EC03-4C0A-BAED-2F712C2A7AE7}" vid="{A476B202-42F1-4399-9BC8-98609D88DE2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DB2643F87515D4BBC9E0D6B18807DE9" ma:contentTypeVersion="4" ma:contentTypeDescription="Create a new document." ma:contentTypeScope="" ma:versionID="d32bc0ace734aa8f90db95e187624816">
  <xsd:schema xmlns:xsd="http://www.w3.org/2001/XMLSchema" xmlns:xs="http://www.w3.org/2001/XMLSchema" xmlns:p="http://schemas.microsoft.com/office/2006/metadata/properties" xmlns:ns2="239a2807-1215-4c2f-9b81-6177c309ebc1" targetNamespace="http://schemas.microsoft.com/office/2006/metadata/properties" ma:root="true" ma:fieldsID="17b57610827883c7957d9d5ed00a8270" ns2:_="">
    <xsd:import namespace="239a2807-1215-4c2f-9b81-6177c309ebc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9a2807-1215-4c2f-9b81-6177c309eb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D1DE4A-CE83-45D4-8DB0-FB6391DBF67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DCC952A-7E74-4820-BDFC-CBA4E46C8E9B}">
  <ds:schemaRefs>
    <ds:schemaRef ds:uri="http://schemas.microsoft.com/sharepoint/v3/contenttype/forms"/>
  </ds:schemaRefs>
</ds:datastoreItem>
</file>

<file path=customXml/itemProps3.xml><?xml version="1.0" encoding="utf-8"?>
<ds:datastoreItem xmlns:ds="http://schemas.openxmlformats.org/officeDocument/2006/customXml" ds:itemID="{63066B62-ABF4-406A-B675-D0567F8E9D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9a2807-1215-4c2f-9b81-6177c309eb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CE5855-E785-42EE-B1F0-131B2BAEB972}">
  <ds:schemaRefs>
    <ds:schemaRef ds:uri="http://schemas.openxmlformats.org/officeDocument/2006/bibliography"/>
  </ds:schemaRefs>
</ds:datastoreItem>
</file>

<file path=docMetadata/LabelInfo.xml><?xml version="1.0" encoding="utf-8"?>
<clbl:labelList xmlns:clbl="http://schemas.microsoft.com/office/2020/mipLabelMetadata">
  <clbl:label id="{eb14b046-24c4-4519-8f26-b89c2159828c}" enabled="0" method="" siteId="{eb14b046-24c4-4519-8f26-b89c2159828c}" removed="1"/>
</clbl:labelList>
</file>

<file path=docProps/app.xml><?xml version="1.0" encoding="utf-8"?>
<Properties xmlns="http://schemas.openxmlformats.org/officeDocument/2006/extended-properties" xmlns:vt="http://schemas.openxmlformats.org/officeDocument/2006/docPropsVTypes">
  <Template>User Instructions Multipage TOC.dotx</Template>
  <TotalTime>3835</TotalTime>
  <Pages>43</Pages>
  <Words>8577</Words>
  <Characters>48894</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Manager/>
  <Company>State of Minnesota</Company>
  <LinksUpToDate>false</LinksUpToDate>
  <CharactersWithSpaces>57357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Kelsey Forward</dc:creator>
  <cp:keywords/>
  <dc:description/>
  <cp:lastModifiedBy>Forward, Kelsey (DNR)</cp:lastModifiedBy>
  <cp:revision>85</cp:revision>
  <dcterms:created xsi:type="dcterms:W3CDTF">2024-10-29T18:54:00Z</dcterms:created>
  <dcterms:modified xsi:type="dcterms:W3CDTF">2025-01-15T17:19:00Z</dcterms:modified>
  <cp:category/>
  <cp:contentStatus>active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lpwstr>2.01</vt:lpwstr>
  </property>
  <property fmtid="{D5CDD505-2E9C-101B-9397-08002B2CF9AE}" pid="3" name="ContentTypeId">
    <vt:lpwstr>0x010100EDB2643F87515D4BBC9E0D6B18807DE9</vt:lpwstr>
  </property>
</Properties>
</file>